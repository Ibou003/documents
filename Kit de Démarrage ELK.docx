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5930" w:rsidRDefault="00A95930">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Kit de Démarrage ELK/CAGIP</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L'objet de ce Wiki est de vous orienter sur l'utilisation de la Stack Elastic et d'appliquer les bonnes pratiques d'utilisation du Cluster ECE mis à disposition par CAGIP dans le cadre de l'usage par les Squads CATS.</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lang w:eastAsia="fr-FR"/>
        </w:rPr>
        <w:drawing>
          <wp:inline distT="0" distB="0" distL="0" distR="0">
            <wp:extent cx="6891655" cy="3128010"/>
            <wp:effectExtent l="0" t="0" r="4445" b="0"/>
            <wp:docPr id="6" name="Image 6" descr="http://elzudeggscas.yres.ytech/file/data/oxxnhtafeijrdwu7bmk7/PHID-FILE-t6dedvgkzmicwacxwzsu/image.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lzudeggscas.yres.ytech/file/data/oxxnhtafeijrdwu7bmk7/PHID-FILE-t6dedvgkzmicwacxwzsu/image.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91655" cy="3128010"/>
                    </a:xfrm>
                    <a:prstGeom prst="rect">
                      <a:avLst/>
                    </a:prstGeom>
                    <a:noFill/>
                    <a:ln>
                      <a:noFill/>
                    </a:ln>
                  </pic:spPr>
                </pic:pic>
              </a:graphicData>
            </a:graphic>
          </wp:inline>
        </w:drawing>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Ce Kit de démarrage doit vous permettre d'implémenter les différentes phases suivantes :</w:t>
      </w:r>
    </w:p>
    <w:p w:rsidR="00A95930" w:rsidRPr="00A95930" w:rsidRDefault="00A95930" w:rsidP="00A95930">
      <w:pPr>
        <w:numPr>
          <w:ilvl w:val="0"/>
          <w:numId w:val="1"/>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Mise en oeuvre de la collecte de vos logs</w:t>
      </w:r>
    </w:p>
    <w:p w:rsidR="00A95930" w:rsidRPr="00A95930" w:rsidRDefault="00A95930" w:rsidP="00A95930">
      <w:pPr>
        <w:numPr>
          <w:ilvl w:val="0"/>
          <w:numId w:val="1"/>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Production de DashBoard à partir de Visualization Kibana</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En complément, n'hésitez-pas à vous référer à la documentation en ligne d'Elasticsearch.</w:t>
      </w:r>
      <w:r w:rsidRPr="00A95930">
        <w:rPr>
          <w:rFonts w:ascii="Segoe UI" w:eastAsia="Times New Roman" w:hAnsi="Segoe UI" w:cs="Segoe UI"/>
          <w:color w:val="000000"/>
          <w:sz w:val="21"/>
          <w:szCs w:val="21"/>
          <w:lang w:eastAsia="fr-FR"/>
        </w:rPr>
        <w:br/>
      </w:r>
      <w:hyperlink r:id="rId7" w:tgtFrame="_blank" w:history="1">
        <w:r w:rsidRPr="00A95930">
          <w:rPr>
            <w:rFonts w:ascii="Segoe UI" w:eastAsia="Times New Roman" w:hAnsi="Segoe UI" w:cs="Segoe UI"/>
            <w:color w:val="136CB2"/>
            <w:sz w:val="21"/>
            <w:szCs w:val="21"/>
            <w:u w:val="single"/>
            <w:lang w:eastAsia="fr-FR"/>
          </w:rPr>
          <w:t>Elasticstack and Product Documentation</w:t>
        </w:r>
      </w:hyperlink>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 xml:space="preserve">Et visionnez les Webinars organisés par Cagip et </w:t>
      </w:r>
      <w:proofErr w:type="gramStart"/>
      <w:r w:rsidRPr="00A95930">
        <w:rPr>
          <w:rFonts w:ascii="Segoe UI" w:eastAsia="Times New Roman" w:hAnsi="Segoe UI" w:cs="Segoe UI"/>
          <w:b/>
          <w:bCs/>
          <w:color w:val="000000"/>
          <w:sz w:val="21"/>
          <w:szCs w:val="21"/>
          <w:lang w:eastAsia="fr-FR"/>
        </w:rPr>
        <w:t>Elastic!</w:t>
      </w:r>
      <w:proofErr w:type="gramEnd"/>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hyperlink r:id="rId8" w:tgtFrame="_blank" w:history="1">
        <w:r w:rsidRPr="00A95930">
          <w:rPr>
            <w:rFonts w:ascii="Segoe UI" w:eastAsia="Times New Roman" w:hAnsi="Segoe UI" w:cs="Segoe UI"/>
            <w:color w:val="136CB2"/>
            <w:sz w:val="21"/>
            <w:szCs w:val="21"/>
            <w:u w:val="single"/>
            <w:lang w:eastAsia="fr-FR"/>
          </w:rPr>
          <w:t>Introduction à la Suite Elastic</w:t>
        </w:r>
      </w:hyperlink>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hyperlink r:id="rId9" w:tgtFrame="_blank" w:history="1">
        <w:r w:rsidRPr="00A95930">
          <w:rPr>
            <w:rFonts w:ascii="Segoe UI" w:eastAsia="Times New Roman" w:hAnsi="Segoe UI" w:cs="Segoe UI"/>
            <w:color w:val="136CB2"/>
            <w:sz w:val="21"/>
            <w:szCs w:val="21"/>
            <w:u w:val="single"/>
            <w:lang w:eastAsia="fr-FR"/>
          </w:rPr>
          <w:t>Webinar dédié aux méthodes d’ingestion des données dans Elasticsearch</w:t>
        </w:r>
      </w:hyperlink>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hyperlink r:id="rId10" w:history="1">
        <w:r w:rsidRPr="00A95930">
          <w:rPr>
            <w:rFonts w:ascii="Segoe UI" w:eastAsia="Times New Roman" w:hAnsi="Segoe UI" w:cs="Segoe UI"/>
            <w:b/>
            <w:bCs/>
            <w:i/>
            <w:iCs/>
            <w:color w:val="136CB2"/>
            <w:sz w:val="21"/>
            <w:szCs w:val="21"/>
            <w:u w:val="single"/>
            <w:lang w:eastAsia="fr-FR"/>
          </w:rPr>
          <w:t>Cas d'usages Elisa</w:t>
        </w:r>
      </w:hyperlink>
      <w:r w:rsidRPr="00A95930">
        <w:rPr>
          <w:rFonts w:ascii="Segoe UI" w:eastAsia="Times New Roman" w:hAnsi="Segoe UI" w:cs="Segoe UI"/>
          <w:color w:val="000000"/>
          <w:sz w:val="21"/>
          <w:szCs w:val="21"/>
          <w:lang w:eastAsia="fr-FR"/>
        </w:rPr>
        <w:br/>
      </w:r>
      <w:hyperlink r:id="rId11" w:history="1">
        <w:r w:rsidRPr="00A95930">
          <w:rPr>
            <w:rFonts w:ascii="Segoe UI" w:eastAsia="Times New Roman" w:hAnsi="Segoe UI" w:cs="Segoe UI"/>
            <w:b/>
            <w:bCs/>
            <w:i/>
            <w:iCs/>
            <w:color w:val="136CB2"/>
            <w:sz w:val="21"/>
            <w:szCs w:val="21"/>
            <w:u w:val="single"/>
            <w:lang w:eastAsia="fr-FR"/>
          </w:rPr>
          <w:t>Architecture Elisa CAGIP</w:t>
        </w:r>
      </w:hyperlink>
      <w:r w:rsidRPr="00A95930">
        <w:rPr>
          <w:rFonts w:ascii="Segoe UI" w:eastAsia="Times New Roman" w:hAnsi="Segoe UI" w:cs="Segoe UI"/>
          <w:color w:val="000000"/>
          <w:sz w:val="21"/>
          <w:szCs w:val="21"/>
          <w:lang w:eastAsia="fr-FR"/>
        </w:rPr>
        <w:br/>
      </w:r>
      <w:hyperlink r:id="rId12" w:history="1">
        <w:r w:rsidRPr="00A95930">
          <w:rPr>
            <w:rFonts w:ascii="Segoe UI" w:eastAsia="Times New Roman" w:hAnsi="Segoe UI" w:cs="Segoe UI"/>
            <w:b/>
            <w:bCs/>
            <w:color w:val="136CB2"/>
            <w:sz w:val="21"/>
            <w:szCs w:val="21"/>
            <w:u w:val="single"/>
            <w:shd w:val="clear" w:color="auto" w:fill="ECDFF1"/>
            <w:lang w:eastAsia="fr-FR"/>
          </w:rPr>
          <w:t>Organisation Des Différents Objets Elk</w:t>
        </w:r>
      </w:hyperlink>
      <w:r w:rsidRPr="00A95930">
        <w:rPr>
          <w:rFonts w:ascii="Segoe UI" w:eastAsia="Times New Roman" w:hAnsi="Segoe UI" w:cs="Segoe UI"/>
          <w:color w:val="000000"/>
          <w:sz w:val="21"/>
          <w:szCs w:val="21"/>
          <w:lang w:eastAsia="fr-FR"/>
        </w:rPr>
        <w:br/>
      </w:r>
      <w:hyperlink r:id="rId13" w:history="1">
        <w:r w:rsidRPr="00A95930">
          <w:rPr>
            <w:rFonts w:ascii="Segoe UI" w:eastAsia="Times New Roman" w:hAnsi="Segoe UI" w:cs="Segoe UI"/>
            <w:b/>
            <w:bCs/>
            <w:i/>
            <w:iCs/>
            <w:color w:val="136CB2"/>
            <w:sz w:val="21"/>
            <w:szCs w:val="21"/>
            <w:u w:val="single"/>
            <w:lang w:eastAsia="fr-FR"/>
          </w:rPr>
          <w:t>Elk Les Différentes étapes</w:t>
        </w:r>
      </w:hyperlink>
      <w:r w:rsidRPr="00A95930">
        <w:rPr>
          <w:rFonts w:ascii="Segoe UI" w:eastAsia="Times New Roman" w:hAnsi="Segoe UI" w:cs="Segoe UI"/>
          <w:i/>
          <w:iCs/>
          <w:color w:val="000000"/>
          <w:sz w:val="21"/>
          <w:szCs w:val="21"/>
          <w:lang w:eastAsia="fr-FR"/>
        </w:rPr>
        <w:br/>
      </w:r>
      <w:hyperlink r:id="rId14" w:history="1">
        <w:r w:rsidRPr="00A95930">
          <w:rPr>
            <w:rFonts w:ascii="Segoe UI" w:eastAsia="Times New Roman" w:hAnsi="Segoe UI" w:cs="Segoe UI"/>
            <w:b/>
            <w:bCs/>
            <w:i/>
            <w:iCs/>
            <w:color w:val="136CB2"/>
            <w:sz w:val="21"/>
            <w:szCs w:val="21"/>
            <w:u w:val="single"/>
            <w:lang w:eastAsia="fr-FR"/>
          </w:rPr>
          <w:t>Mise En Oeuvre De Logstash</w:t>
        </w:r>
      </w:hyperlink>
      <w:r w:rsidRPr="00A95930">
        <w:rPr>
          <w:rFonts w:ascii="Segoe UI" w:eastAsia="Times New Roman" w:hAnsi="Segoe UI" w:cs="Segoe UI"/>
          <w:i/>
          <w:iCs/>
          <w:color w:val="000000"/>
          <w:sz w:val="21"/>
          <w:szCs w:val="21"/>
          <w:lang w:eastAsia="fr-FR"/>
        </w:rPr>
        <w:br/>
      </w:r>
      <w:hyperlink r:id="rId15" w:history="1">
        <w:r w:rsidRPr="00A95930">
          <w:rPr>
            <w:rFonts w:ascii="Segoe UI" w:eastAsia="Times New Roman" w:hAnsi="Segoe UI" w:cs="Segoe UI"/>
            <w:b/>
            <w:bCs/>
            <w:i/>
            <w:iCs/>
            <w:color w:val="136CB2"/>
            <w:sz w:val="21"/>
            <w:szCs w:val="21"/>
            <w:u w:val="single"/>
            <w:lang w:eastAsia="fr-FR"/>
          </w:rPr>
          <w:t>Création Du Template Elasticsearch</w:t>
        </w:r>
      </w:hyperlink>
      <w:r w:rsidRPr="00A95930">
        <w:rPr>
          <w:rFonts w:ascii="Segoe UI" w:eastAsia="Times New Roman" w:hAnsi="Segoe UI" w:cs="Segoe UI"/>
          <w:i/>
          <w:iCs/>
          <w:color w:val="000000"/>
          <w:sz w:val="21"/>
          <w:szCs w:val="21"/>
          <w:lang w:eastAsia="fr-FR"/>
        </w:rPr>
        <w:br/>
      </w:r>
      <w:hyperlink r:id="rId16" w:history="1">
        <w:r w:rsidRPr="00A95930">
          <w:rPr>
            <w:rFonts w:ascii="Segoe UI" w:eastAsia="Times New Roman" w:hAnsi="Segoe UI" w:cs="Segoe UI"/>
            <w:b/>
            <w:bCs/>
            <w:i/>
            <w:iCs/>
            <w:color w:val="136CB2"/>
            <w:sz w:val="21"/>
            <w:szCs w:val="21"/>
            <w:u w:val="single"/>
            <w:lang w:eastAsia="fr-FR"/>
          </w:rPr>
          <w:t>Mise En Oeuvre de Filebeat</w:t>
        </w:r>
      </w:hyperlink>
      <w:r w:rsidRPr="00A95930">
        <w:rPr>
          <w:rFonts w:ascii="Segoe UI" w:eastAsia="Times New Roman" w:hAnsi="Segoe UI" w:cs="Segoe UI"/>
          <w:i/>
          <w:iCs/>
          <w:color w:val="000000"/>
          <w:sz w:val="21"/>
          <w:szCs w:val="21"/>
          <w:lang w:eastAsia="fr-FR"/>
        </w:rPr>
        <w:br/>
      </w:r>
      <w:hyperlink r:id="rId17" w:history="1">
        <w:r w:rsidRPr="00A95930">
          <w:rPr>
            <w:rFonts w:ascii="Segoe UI" w:eastAsia="Times New Roman" w:hAnsi="Segoe UI" w:cs="Segoe UI"/>
            <w:b/>
            <w:bCs/>
            <w:i/>
            <w:iCs/>
            <w:color w:val="136CB2"/>
            <w:sz w:val="21"/>
            <w:szCs w:val="21"/>
            <w:u w:val="single"/>
            <w:lang w:eastAsia="fr-FR"/>
          </w:rPr>
          <w:t>Démarrage de l'ingestion Logstash</w:t>
        </w:r>
      </w:hyperlink>
      <w:r w:rsidRPr="00A95930">
        <w:rPr>
          <w:rFonts w:ascii="Segoe UI" w:eastAsia="Times New Roman" w:hAnsi="Segoe UI" w:cs="Segoe UI"/>
          <w:i/>
          <w:iCs/>
          <w:color w:val="000000"/>
          <w:sz w:val="21"/>
          <w:szCs w:val="21"/>
          <w:lang w:eastAsia="fr-FR"/>
        </w:rPr>
        <w:br/>
      </w:r>
      <w:hyperlink r:id="rId18" w:history="1">
        <w:r w:rsidRPr="00A95930">
          <w:rPr>
            <w:rFonts w:ascii="Segoe UI" w:eastAsia="Times New Roman" w:hAnsi="Segoe UI" w:cs="Segoe UI"/>
            <w:b/>
            <w:bCs/>
            <w:i/>
            <w:iCs/>
            <w:color w:val="136CB2"/>
            <w:sz w:val="21"/>
            <w:szCs w:val="21"/>
            <w:u w:val="single"/>
            <w:lang w:eastAsia="fr-FR"/>
          </w:rPr>
          <w:t>Démarrage de Filebeat</w:t>
        </w:r>
      </w:hyperlink>
      <w:r w:rsidRPr="00A95930">
        <w:rPr>
          <w:rFonts w:ascii="Segoe UI" w:eastAsia="Times New Roman" w:hAnsi="Segoe UI" w:cs="Segoe UI"/>
          <w:i/>
          <w:iCs/>
          <w:color w:val="000000"/>
          <w:sz w:val="21"/>
          <w:szCs w:val="21"/>
          <w:lang w:eastAsia="fr-FR"/>
        </w:rPr>
        <w:br/>
      </w:r>
      <w:hyperlink r:id="rId19" w:history="1">
        <w:r w:rsidRPr="00A95930">
          <w:rPr>
            <w:rFonts w:ascii="Segoe UI" w:eastAsia="Times New Roman" w:hAnsi="Segoe UI" w:cs="Segoe UI"/>
            <w:b/>
            <w:bCs/>
            <w:i/>
            <w:iCs/>
            <w:color w:val="136CB2"/>
            <w:sz w:val="21"/>
            <w:szCs w:val="21"/>
            <w:u w:val="single"/>
            <w:lang w:eastAsia="fr-FR"/>
          </w:rPr>
          <w:t>Vérification de l'Indexation Elasticsearch</w:t>
        </w:r>
      </w:hyperlink>
      <w:r w:rsidRPr="00A95930">
        <w:rPr>
          <w:rFonts w:ascii="Segoe UI" w:eastAsia="Times New Roman" w:hAnsi="Segoe UI" w:cs="Segoe UI"/>
          <w:i/>
          <w:iCs/>
          <w:color w:val="000000"/>
          <w:sz w:val="21"/>
          <w:szCs w:val="21"/>
          <w:lang w:eastAsia="fr-FR"/>
        </w:rPr>
        <w:br/>
      </w:r>
      <w:hyperlink r:id="rId20" w:history="1">
        <w:r w:rsidRPr="00A95930">
          <w:rPr>
            <w:rFonts w:ascii="Segoe UI" w:eastAsia="Times New Roman" w:hAnsi="Segoe UI" w:cs="Segoe UI"/>
            <w:b/>
            <w:bCs/>
            <w:i/>
            <w:iCs/>
            <w:color w:val="136CB2"/>
            <w:sz w:val="21"/>
            <w:szCs w:val="21"/>
            <w:u w:val="single"/>
            <w:lang w:eastAsia="fr-FR"/>
          </w:rPr>
          <w:t>Création de l'Index Pattern Kibana</w:t>
        </w:r>
      </w:hyperlink>
      <w:r w:rsidRPr="00A95930">
        <w:rPr>
          <w:rFonts w:ascii="Segoe UI" w:eastAsia="Times New Roman" w:hAnsi="Segoe UI" w:cs="Segoe UI"/>
          <w:i/>
          <w:iCs/>
          <w:color w:val="000000"/>
          <w:sz w:val="21"/>
          <w:szCs w:val="21"/>
          <w:lang w:eastAsia="fr-FR"/>
        </w:rPr>
        <w:br/>
      </w:r>
      <w:hyperlink r:id="rId21" w:history="1">
        <w:r w:rsidRPr="00A95930">
          <w:rPr>
            <w:rFonts w:ascii="Segoe UI" w:eastAsia="Times New Roman" w:hAnsi="Segoe UI" w:cs="Segoe UI"/>
            <w:b/>
            <w:bCs/>
            <w:i/>
            <w:iCs/>
            <w:color w:val="136CB2"/>
            <w:sz w:val="21"/>
            <w:szCs w:val="21"/>
            <w:u w:val="single"/>
            <w:lang w:eastAsia="fr-FR"/>
          </w:rPr>
          <w:t>Le Discover Kibana</w:t>
        </w:r>
      </w:hyperlink>
      <w:r w:rsidRPr="00A95930">
        <w:rPr>
          <w:rFonts w:ascii="Segoe UI" w:eastAsia="Times New Roman" w:hAnsi="Segoe UI" w:cs="Segoe UI"/>
          <w:i/>
          <w:iCs/>
          <w:color w:val="000000"/>
          <w:sz w:val="21"/>
          <w:szCs w:val="21"/>
          <w:lang w:eastAsia="fr-FR"/>
        </w:rPr>
        <w:br/>
      </w:r>
      <w:hyperlink r:id="rId22" w:history="1">
        <w:r w:rsidRPr="00A95930">
          <w:rPr>
            <w:rFonts w:ascii="Segoe UI" w:eastAsia="Times New Roman" w:hAnsi="Segoe UI" w:cs="Segoe UI"/>
            <w:b/>
            <w:bCs/>
            <w:i/>
            <w:iCs/>
            <w:color w:val="136CB2"/>
            <w:sz w:val="21"/>
            <w:szCs w:val="21"/>
            <w:u w:val="single"/>
            <w:lang w:eastAsia="fr-FR"/>
          </w:rPr>
          <w:t>Création d'une Visualization</w:t>
        </w:r>
      </w:hyperlink>
      <w:r w:rsidRPr="00A95930">
        <w:rPr>
          <w:rFonts w:ascii="Segoe UI" w:eastAsia="Times New Roman" w:hAnsi="Segoe UI" w:cs="Segoe UI"/>
          <w:i/>
          <w:iCs/>
          <w:color w:val="000000"/>
          <w:sz w:val="21"/>
          <w:szCs w:val="21"/>
          <w:lang w:eastAsia="fr-FR"/>
        </w:rPr>
        <w:br/>
      </w:r>
      <w:hyperlink r:id="rId23" w:history="1">
        <w:r w:rsidRPr="00A95930">
          <w:rPr>
            <w:rFonts w:ascii="Segoe UI" w:eastAsia="Times New Roman" w:hAnsi="Segoe UI" w:cs="Segoe UI"/>
            <w:b/>
            <w:bCs/>
            <w:i/>
            <w:iCs/>
            <w:color w:val="136CB2"/>
            <w:sz w:val="21"/>
            <w:szCs w:val="21"/>
            <w:u w:val="single"/>
            <w:lang w:eastAsia="fr-FR"/>
          </w:rPr>
          <w:t>Création d'un DashBoard</w:t>
        </w:r>
      </w:hyperlink>
      <w:r w:rsidRPr="00A95930">
        <w:rPr>
          <w:rFonts w:ascii="Segoe UI" w:eastAsia="Times New Roman" w:hAnsi="Segoe UI" w:cs="Segoe UI"/>
          <w:i/>
          <w:iCs/>
          <w:color w:val="000000"/>
          <w:sz w:val="21"/>
          <w:szCs w:val="21"/>
          <w:lang w:eastAsia="fr-FR"/>
        </w:rPr>
        <w:br/>
      </w:r>
      <w:hyperlink r:id="rId24" w:history="1">
        <w:r w:rsidRPr="00A95930">
          <w:rPr>
            <w:rFonts w:ascii="Segoe UI" w:eastAsia="Times New Roman" w:hAnsi="Segoe UI" w:cs="Segoe UI"/>
            <w:b/>
            <w:bCs/>
            <w:i/>
            <w:iCs/>
            <w:color w:val="136CB2"/>
            <w:sz w:val="21"/>
            <w:szCs w:val="21"/>
            <w:u w:val="single"/>
            <w:lang w:eastAsia="fr-FR"/>
          </w:rPr>
          <w:t>Exemple De Requête Rest Elasticsearch</w:t>
        </w:r>
      </w:hyperlink>
      <w:r w:rsidRPr="00A95930">
        <w:rPr>
          <w:rFonts w:ascii="Segoe UI" w:eastAsia="Times New Roman" w:hAnsi="Segoe UI" w:cs="Segoe UI"/>
          <w:i/>
          <w:iCs/>
          <w:color w:val="000000"/>
          <w:sz w:val="21"/>
          <w:szCs w:val="21"/>
          <w:lang w:eastAsia="fr-FR"/>
        </w:rPr>
        <w:br/>
      </w:r>
      <w:hyperlink r:id="rId25" w:history="1">
        <w:r w:rsidRPr="00A95930">
          <w:rPr>
            <w:rFonts w:ascii="Segoe UI" w:eastAsia="Times New Roman" w:hAnsi="Segoe UI" w:cs="Segoe UI"/>
            <w:b/>
            <w:bCs/>
            <w:i/>
            <w:iCs/>
            <w:color w:val="136CB2"/>
            <w:sz w:val="21"/>
            <w:szCs w:val="21"/>
            <w:u w:val="single"/>
            <w:lang w:eastAsia="fr-FR"/>
          </w:rPr>
          <w:t>Procédure d'installation manuelle Logstash+EL+K</w:t>
        </w:r>
      </w:hyperlink>
      <w:r w:rsidRPr="00A95930">
        <w:rPr>
          <w:rFonts w:ascii="Segoe UI" w:eastAsia="Times New Roman" w:hAnsi="Segoe UI" w:cs="Segoe UI"/>
          <w:i/>
          <w:iCs/>
          <w:color w:val="000000"/>
          <w:sz w:val="21"/>
          <w:szCs w:val="21"/>
          <w:lang w:eastAsia="fr-FR"/>
        </w:rPr>
        <w:br/>
      </w:r>
      <w:hyperlink r:id="rId26" w:history="1">
        <w:r w:rsidRPr="00A95930">
          <w:rPr>
            <w:rFonts w:ascii="Segoe UI" w:eastAsia="Times New Roman" w:hAnsi="Segoe UI" w:cs="Segoe UI"/>
            <w:b/>
            <w:bCs/>
            <w:i/>
            <w:iCs/>
            <w:color w:val="136CB2"/>
            <w:sz w:val="21"/>
            <w:szCs w:val="21"/>
            <w:u w:val="single"/>
            <w:lang w:eastAsia="fr-FR"/>
          </w:rPr>
          <w:t>Mise en configuration des composants</w:t>
        </w:r>
      </w:hyperlink>
      <w:r w:rsidRPr="00A95930">
        <w:rPr>
          <w:rFonts w:ascii="Segoe UI" w:eastAsia="Times New Roman" w:hAnsi="Segoe UI" w:cs="Segoe UI"/>
          <w:i/>
          <w:iCs/>
          <w:color w:val="000000"/>
          <w:sz w:val="21"/>
          <w:szCs w:val="21"/>
          <w:lang w:eastAsia="fr-FR"/>
        </w:rPr>
        <w:br/>
      </w:r>
      <w:hyperlink r:id="rId27" w:history="1">
        <w:r w:rsidRPr="00A95930">
          <w:rPr>
            <w:rFonts w:ascii="Segoe UI" w:eastAsia="Times New Roman" w:hAnsi="Segoe UI" w:cs="Segoe UI"/>
            <w:b/>
            <w:bCs/>
            <w:i/>
            <w:iCs/>
            <w:color w:val="136CB2"/>
            <w:sz w:val="21"/>
            <w:szCs w:val="21"/>
            <w:u w:val="single"/>
            <w:lang w:eastAsia="fr-FR"/>
          </w:rPr>
          <w:t>Déploiement des composants</w:t>
        </w:r>
      </w:hyperlink>
      <w:r w:rsidRPr="00A95930">
        <w:rPr>
          <w:rFonts w:ascii="Segoe UI" w:eastAsia="Times New Roman" w:hAnsi="Segoe UI" w:cs="Segoe UI"/>
          <w:i/>
          <w:iCs/>
          <w:color w:val="000000"/>
          <w:sz w:val="21"/>
          <w:szCs w:val="21"/>
          <w:lang w:eastAsia="fr-FR"/>
        </w:rPr>
        <w:br/>
      </w:r>
      <w:hyperlink r:id="rId28" w:history="1">
        <w:r w:rsidRPr="00A95930">
          <w:rPr>
            <w:rFonts w:ascii="Segoe UI" w:eastAsia="Times New Roman" w:hAnsi="Segoe UI" w:cs="Segoe UI"/>
            <w:b/>
            <w:bCs/>
            <w:i/>
            <w:iCs/>
            <w:color w:val="136CB2"/>
            <w:sz w:val="21"/>
            <w:szCs w:val="21"/>
            <w:u w:val="single"/>
            <w:lang w:eastAsia="fr-FR"/>
          </w:rPr>
          <w:t>Limites d'ELK et contournements possibles</w:t>
        </w:r>
      </w:hyperlink>
    </w:p>
    <w:p w:rsidR="00A95930" w:rsidRDefault="00A95930">
      <w:pPr>
        <w:rPr>
          <w:rFonts w:ascii="Segoe UI" w:hAnsi="Segoe UI" w:cs="Segoe UI"/>
          <w:b/>
          <w:bCs/>
          <w:color w:val="000000"/>
          <w:sz w:val="36"/>
          <w:szCs w:val="36"/>
          <w:shd w:val="clear" w:color="auto" w:fill="FFFFFF"/>
        </w:rPr>
      </w:pPr>
    </w:p>
    <w:p w:rsidR="00A95930" w:rsidRDefault="00A95930">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Cas d'usages Elk</w:t>
      </w:r>
    </w:p>
    <w:p w:rsidR="00A95930" w:rsidRDefault="00A95930">
      <w:pPr>
        <w:rPr>
          <w:rFonts w:ascii="Segoe UI" w:hAnsi="Segoe UI" w:cs="Segoe UI"/>
          <w:b/>
          <w:bCs/>
          <w:color w:val="000000"/>
          <w:sz w:val="36"/>
          <w:szCs w:val="36"/>
          <w:shd w:val="clear" w:color="auto" w:fill="FFFFFF"/>
        </w:rPr>
      </w:pPr>
    </w:p>
    <w:p w:rsidR="00A95930" w:rsidRDefault="00A95930" w:rsidP="00A95930">
      <w:pPr>
        <w:pStyle w:val="Titre3"/>
        <w:shd w:val="clear" w:color="auto" w:fill="FFFFFF"/>
        <w:spacing w:before="0" w:after="180"/>
        <w:rPr>
          <w:rFonts w:ascii="Segoe UI" w:hAnsi="Segoe UI" w:cs="Segoe UI"/>
          <w:color w:val="000000"/>
          <w:sz w:val="36"/>
          <w:szCs w:val="36"/>
        </w:rPr>
      </w:pPr>
      <w:r>
        <w:rPr>
          <w:rFonts w:ascii="Segoe UI" w:hAnsi="Segoe UI" w:cs="Segoe UI"/>
          <w:color w:val="000000"/>
          <w:sz w:val="36"/>
          <w:szCs w:val="36"/>
        </w:rPr>
        <w:t xml:space="preserve">Pour </w:t>
      </w:r>
      <w:proofErr w:type="gramStart"/>
      <w:r>
        <w:rPr>
          <w:rFonts w:ascii="Segoe UI" w:hAnsi="Segoe UI" w:cs="Segoe UI"/>
          <w:color w:val="000000"/>
          <w:sz w:val="36"/>
          <w:szCs w:val="36"/>
        </w:rPr>
        <w:t>Qui?</w:t>
      </w:r>
      <w:proofErr w:type="gramEnd"/>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r>
        <w:rPr>
          <w:rFonts w:ascii="Segoe UI" w:hAnsi="Segoe UI" w:cs="Segoe UI"/>
          <w:color w:val="000000"/>
          <w:sz w:val="21"/>
          <w:szCs w:val="21"/>
        </w:rPr>
        <w:t>Les PP métiers</w:t>
      </w:r>
    </w:p>
    <w:p w:rsidR="00A95930" w:rsidRDefault="00A95930" w:rsidP="00A95930">
      <w:pPr>
        <w:pStyle w:val="Titre3"/>
        <w:shd w:val="clear" w:color="auto" w:fill="FFFFFF"/>
        <w:spacing w:before="0" w:after="180"/>
        <w:rPr>
          <w:rFonts w:ascii="Segoe UI" w:hAnsi="Segoe UI" w:cs="Segoe UI"/>
          <w:color w:val="000000"/>
          <w:sz w:val="36"/>
          <w:szCs w:val="36"/>
        </w:rPr>
      </w:pPr>
      <w:bookmarkStart w:id="0" w:name="pour-quoi"/>
      <w:bookmarkEnd w:id="0"/>
      <w:r>
        <w:rPr>
          <w:rFonts w:ascii="Segoe UI" w:hAnsi="Segoe UI" w:cs="Segoe UI"/>
          <w:color w:val="000000"/>
          <w:sz w:val="36"/>
          <w:szCs w:val="36"/>
        </w:rPr>
        <w:t xml:space="preserve">Pour </w:t>
      </w:r>
      <w:proofErr w:type="gramStart"/>
      <w:r>
        <w:rPr>
          <w:rFonts w:ascii="Segoe UI" w:hAnsi="Segoe UI" w:cs="Segoe UI"/>
          <w:color w:val="000000"/>
          <w:sz w:val="36"/>
          <w:szCs w:val="36"/>
        </w:rPr>
        <w:t>Quoi?</w:t>
      </w:r>
      <w:proofErr w:type="gramEnd"/>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r>
        <w:rPr>
          <w:rFonts w:ascii="Segoe UI" w:hAnsi="Segoe UI" w:cs="Segoe UI"/>
          <w:color w:val="000000"/>
          <w:sz w:val="21"/>
          <w:szCs w:val="21"/>
        </w:rPr>
        <w:t>Effectuer de la centralisation et de l'analyse de logs.</w:t>
      </w:r>
      <w:r>
        <w:rPr>
          <w:rFonts w:ascii="Segoe UI" w:hAnsi="Segoe UI" w:cs="Segoe UI"/>
          <w:color w:val="000000"/>
          <w:sz w:val="21"/>
          <w:szCs w:val="21"/>
        </w:rPr>
        <w:br/>
        <w:t>Ce besoin est aujourd'hui renforcé avec les architectures réparties et les approches micro-services.</w:t>
      </w:r>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r>
        <w:rPr>
          <w:rFonts w:ascii="Segoe UI" w:hAnsi="Segoe UI" w:cs="Segoe UI"/>
          <w:color w:val="000000"/>
          <w:sz w:val="21"/>
          <w:szCs w:val="21"/>
        </w:rPr>
        <w:t>ELISA est la solution proposée pour répondre aux usages liés à l'analyse de logs</w:t>
      </w:r>
    </w:p>
    <w:p w:rsidR="00A95930" w:rsidRDefault="00A95930" w:rsidP="00A95930">
      <w:pPr>
        <w:numPr>
          <w:ilvl w:val="0"/>
          <w:numId w:val="2"/>
        </w:numPr>
        <w:shd w:val="clear" w:color="auto" w:fill="FFFFFF"/>
        <w:spacing w:after="0" w:line="408" w:lineRule="atLeast"/>
        <w:ind w:left="450"/>
        <w:rPr>
          <w:rFonts w:ascii="Segoe UI" w:hAnsi="Segoe UI" w:cs="Segoe UI"/>
          <w:color w:val="000000"/>
          <w:sz w:val="21"/>
          <w:szCs w:val="21"/>
        </w:rPr>
      </w:pPr>
      <w:r>
        <w:rPr>
          <w:rFonts w:ascii="Segoe UI" w:hAnsi="Segoe UI" w:cs="Segoe UI"/>
          <w:color w:val="000000"/>
          <w:sz w:val="21"/>
          <w:szCs w:val="21"/>
        </w:rPr>
        <w:t>Analyse d'incident</w:t>
      </w:r>
    </w:p>
    <w:p w:rsidR="00A95930" w:rsidRDefault="00A95930" w:rsidP="00A95930">
      <w:pPr>
        <w:numPr>
          <w:ilvl w:val="1"/>
          <w:numId w:val="2"/>
        </w:numPr>
        <w:shd w:val="clear" w:color="auto" w:fill="FFFFFF"/>
        <w:spacing w:after="0" w:line="408" w:lineRule="atLeast"/>
        <w:ind w:left="810"/>
        <w:rPr>
          <w:rFonts w:ascii="Segoe UI" w:hAnsi="Segoe UI" w:cs="Segoe UI"/>
          <w:color w:val="000000"/>
          <w:sz w:val="21"/>
          <w:szCs w:val="21"/>
        </w:rPr>
      </w:pPr>
      <w:r>
        <w:rPr>
          <w:rFonts w:ascii="Segoe UI" w:hAnsi="Segoe UI" w:cs="Segoe UI"/>
          <w:color w:val="000000"/>
          <w:sz w:val="21"/>
          <w:szCs w:val="21"/>
        </w:rPr>
        <w:t>Effectuer une recherche sur mes logs quelques soit le composant de mon application</w:t>
      </w:r>
    </w:p>
    <w:p w:rsidR="00A95930" w:rsidRDefault="00A95930" w:rsidP="00A95930">
      <w:pPr>
        <w:numPr>
          <w:ilvl w:val="0"/>
          <w:numId w:val="2"/>
        </w:numPr>
        <w:shd w:val="clear" w:color="auto" w:fill="FFFFFF"/>
        <w:spacing w:after="0" w:line="408" w:lineRule="atLeast"/>
        <w:ind w:left="450"/>
        <w:rPr>
          <w:rFonts w:ascii="Segoe UI" w:hAnsi="Segoe UI" w:cs="Segoe UI"/>
          <w:color w:val="000000"/>
          <w:sz w:val="21"/>
          <w:szCs w:val="21"/>
        </w:rPr>
      </w:pPr>
      <w:r>
        <w:rPr>
          <w:rFonts w:ascii="Segoe UI" w:hAnsi="Segoe UI" w:cs="Segoe UI"/>
          <w:color w:val="000000"/>
          <w:sz w:val="21"/>
          <w:szCs w:val="21"/>
        </w:rPr>
        <w:t>Suivi technique des services/applications déployées =&gt; KPI produit</w:t>
      </w:r>
    </w:p>
    <w:p w:rsidR="00A95930" w:rsidRDefault="00A95930" w:rsidP="00A95930">
      <w:pPr>
        <w:numPr>
          <w:ilvl w:val="1"/>
          <w:numId w:val="2"/>
        </w:numPr>
        <w:shd w:val="clear" w:color="auto" w:fill="FFFFFF"/>
        <w:spacing w:after="0" w:line="408" w:lineRule="atLeast"/>
        <w:ind w:left="810"/>
        <w:rPr>
          <w:rFonts w:ascii="Segoe UI" w:hAnsi="Segoe UI" w:cs="Segoe UI"/>
          <w:color w:val="000000"/>
          <w:sz w:val="21"/>
          <w:szCs w:val="21"/>
        </w:rPr>
      </w:pPr>
      <w:r>
        <w:rPr>
          <w:rFonts w:ascii="Segoe UI" w:hAnsi="Segoe UI" w:cs="Segoe UI"/>
          <w:color w:val="000000"/>
          <w:sz w:val="21"/>
          <w:szCs w:val="21"/>
        </w:rPr>
        <w:t>Temps de réponse en fonction de critères techniques</w:t>
      </w:r>
    </w:p>
    <w:p w:rsidR="00A95930" w:rsidRDefault="00A95930" w:rsidP="00A95930">
      <w:pPr>
        <w:numPr>
          <w:ilvl w:val="1"/>
          <w:numId w:val="2"/>
        </w:numPr>
        <w:shd w:val="clear" w:color="auto" w:fill="FFFFFF"/>
        <w:spacing w:after="0" w:line="408" w:lineRule="atLeast"/>
        <w:ind w:left="810"/>
        <w:rPr>
          <w:rFonts w:ascii="Segoe UI" w:hAnsi="Segoe UI" w:cs="Segoe UI"/>
          <w:color w:val="000000"/>
          <w:sz w:val="21"/>
          <w:szCs w:val="21"/>
        </w:rPr>
      </w:pPr>
      <w:r>
        <w:rPr>
          <w:rFonts w:ascii="Segoe UI" w:hAnsi="Segoe UI" w:cs="Segoe UI"/>
          <w:color w:val="000000"/>
          <w:sz w:val="21"/>
          <w:szCs w:val="21"/>
        </w:rPr>
        <w:t>Suivre les causes d'erreurs de mon application</w:t>
      </w:r>
    </w:p>
    <w:p w:rsidR="00A95930" w:rsidRDefault="00A95930" w:rsidP="00A95930">
      <w:pPr>
        <w:numPr>
          <w:ilvl w:val="0"/>
          <w:numId w:val="2"/>
        </w:numPr>
        <w:shd w:val="clear" w:color="auto" w:fill="FFFFFF"/>
        <w:spacing w:after="0" w:line="408" w:lineRule="atLeast"/>
        <w:ind w:left="450"/>
        <w:rPr>
          <w:rFonts w:ascii="Segoe UI" w:hAnsi="Segoe UI" w:cs="Segoe UI"/>
          <w:color w:val="000000"/>
          <w:sz w:val="21"/>
          <w:szCs w:val="21"/>
        </w:rPr>
      </w:pPr>
      <w:r>
        <w:rPr>
          <w:rFonts w:ascii="Segoe UI" w:hAnsi="Segoe UI" w:cs="Segoe UI"/>
          <w:color w:val="000000"/>
          <w:sz w:val="21"/>
          <w:szCs w:val="21"/>
        </w:rPr>
        <w:t>Analyse de qualité</w:t>
      </w:r>
    </w:p>
    <w:p w:rsidR="00A95930" w:rsidRDefault="00A95930" w:rsidP="00A95930">
      <w:pPr>
        <w:numPr>
          <w:ilvl w:val="1"/>
          <w:numId w:val="2"/>
        </w:numPr>
        <w:shd w:val="clear" w:color="auto" w:fill="FFFFFF"/>
        <w:spacing w:after="0" w:line="408" w:lineRule="atLeast"/>
        <w:ind w:left="810"/>
        <w:rPr>
          <w:rFonts w:ascii="Segoe UI" w:hAnsi="Segoe UI" w:cs="Segoe UI"/>
          <w:color w:val="000000"/>
          <w:sz w:val="21"/>
          <w:szCs w:val="21"/>
        </w:rPr>
      </w:pPr>
      <w:r>
        <w:rPr>
          <w:rFonts w:ascii="Segoe UI" w:hAnsi="Segoe UI" w:cs="Segoe UI"/>
          <w:color w:val="000000"/>
          <w:sz w:val="21"/>
          <w:szCs w:val="21"/>
        </w:rPr>
        <w:t>Nombre de consultation de fonctionnalités</w:t>
      </w:r>
    </w:p>
    <w:p w:rsidR="00A95930" w:rsidRDefault="00A95930" w:rsidP="00A95930">
      <w:pPr>
        <w:numPr>
          <w:ilvl w:val="1"/>
          <w:numId w:val="2"/>
        </w:numPr>
        <w:shd w:val="clear" w:color="auto" w:fill="FFFFFF"/>
        <w:spacing w:after="0" w:line="408" w:lineRule="atLeast"/>
        <w:ind w:left="810"/>
        <w:rPr>
          <w:rFonts w:ascii="Segoe UI" w:hAnsi="Segoe UI" w:cs="Segoe UI"/>
          <w:color w:val="000000"/>
          <w:sz w:val="21"/>
          <w:szCs w:val="21"/>
        </w:rPr>
      </w:pPr>
      <w:r>
        <w:rPr>
          <w:rFonts w:ascii="Segoe UI" w:hAnsi="Segoe UI" w:cs="Segoe UI"/>
          <w:color w:val="000000"/>
          <w:sz w:val="21"/>
          <w:szCs w:val="21"/>
        </w:rPr>
        <w:t>Mesure de fonctionnement</w:t>
      </w:r>
    </w:p>
    <w:p w:rsidR="00A95930" w:rsidRDefault="00A95930" w:rsidP="00A95930">
      <w:pPr>
        <w:numPr>
          <w:ilvl w:val="1"/>
          <w:numId w:val="2"/>
        </w:numPr>
        <w:shd w:val="clear" w:color="auto" w:fill="FFFFFF"/>
        <w:spacing w:after="0" w:line="408" w:lineRule="atLeast"/>
        <w:ind w:left="810"/>
        <w:rPr>
          <w:rFonts w:ascii="Segoe UI" w:hAnsi="Segoe UI" w:cs="Segoe UI"/>
          <w:color w:val="000000"/>
          <w:sz w:val="21"/>
          <w:szCs w:val="21"/>
        </w:rPr>
      </w:pPr>
      <w:r>
        <w:rPr>
          <w:rFonts w:ascii="Segoe UI" w:hAnsi="Segoe UI" w:cs="Segoe UI"/>
          <w:color w:val="000000"/>
          <w:sz w:val="21"/>
          <w:szCs w:val="21"/>
        </w:rPr>
        <w:t>Analyse de tendances</w:t>
      </w:r>
    </w:p>
    <w:p w:rsidR="00A95930" w:rsidRDefault="00A95930" w:rsidP="00A95930">
      <w:pPr>
        <w:shd w:val="clear" w:color="auto" w:fill="FFFFFF"/>
        <w:rPr>
          <w:rFonts w:ascii="Segoe UI" w:hAnsi="Segoe UI" w:cs="Segoe UI"/>
          <w:color w:val="000000"/>
          <w:sz w:val="21"/>
          <w:szCs w:val="21"/>
        </w:rPr>
      </w:pPr>
      <w:r>
        <w:rPr>
          <w:rFonts w:ascii="Segoe UI" w:hAnsi="Segoe UI" w:cs="Segoe UI"/>
          <w:noProof/>
          <w:color w:val="136CB2"/>
          <w:sz w:val="21"/>
          <w:szCs w:val="21"/>
          <w:bdr w:val="single" w:sz="18" w:space="0" w:color="FFFFFF" w:frame="1"/>
          <w:lang w:eastAsia="fr-FR"/>
        </w:rPr>
        <w:drawing>
          <wp:inline distT="0" distB="0" distL="0" distR="0">
            <wp:extent cx="2098040" cy="1289685"/>
            <wp:effectExtent l="0" t="0" r="0" b="5715"/>
            <wp:docPr id="7" name="Image 7" descr="http://elzudeggscas.yres.ytech/file/data/uwr6yrkekngcjtkrbzaz/PHID-FILE-o2hnecuhciqx4wuababd/preview-image.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elzudeggscas.yres.ytech/file/data/uwr6yrkekngcjtkrbzaz/PHID-FILE-o2hnecuhciqx4wuababd/preview-image.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8040" cy="1289685"/>
                    </a:xfrm>
                    <a:prstGeom prst="rect">
                      <a:avLst/>
                    </a:prstGeom>
                    <a:noFill/>
                    <a:ln>
                      <a:noFill/>
                    </a:ln>
                  </pic:spPr>
                </pic:pic>
              </a:graphicData>
            </a:graphic>
          </wp:inline>
        </w:drawing>
      </w:r>
    </w:p>
    <w:p w:rsidR="00A95930" w:rsidRDefault="00A95930" w:rsidP="00A95930">
      <w:pPr>
        <w:pStyle w:val="Titre3"/>
        <w:shd w:val="clear" w:color="auto" w:fill="FFFFFF"/>
        <w:spacing w:before="0" w:after="180"/>
        <w:rPr>
          <w:rFonts w:ascii="Segoe UI" w:hAnsi="Segoe UI" w:cs="Segoe UI"/>
          <w:color w:val="000000"/>
          <w:sz w:val="36"/>
          <w:szCs w:val="36"/>
        </w:rPr>
      </w:pPr>
      <w:bookmarkStart w:id="1" w:name="ce-que-ne-permet-pas-elisa"/>
      <w:bookmarkEnd w:id="1"/>
      <w:r>
        <w:rPr>
          <w:rFonts w:ascii="Segoe UI" w:hAnsi="Segoe UI" w:cs="Segoe UI"/>
          <w:color w:val="000000"/>
          <w:sz w:val="36"/>
          <w:szCs w:val="36"/>
        </w:rPr>
        <w:t xml:space="preserve">Ce que ne permet pas </w:t>
      </w:r>
      <w:proofErr w:type="gramStart"/>
      <w:r>
        <w:rPr>
          <w:rFonts w:ascii="Segoe UI" w:hAnsi="Segoe UI" w:cs="Segoe UI"/>
          <w:color w:val="000000"/>
          <w:sz w:val="36"/>
          <w:szCs w:val="36"/>
        </w:rPr>
        <w:t>ELISA?</w:t>
      </w:r>
      <w:proofErr w:type="gramEnd"/>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r>
        <w:rPr>
          <w:rFonts w:ascii="Segoe UI" w:hAnsi="Segoe UI" w:cs="Segoe UI"/>
          <w:color w:val="000000"/>
          <w:sz w:val="21"/>
          <w:szCs w:val="21"/>
        </w:rPr>
        <w:t>Ce n'est pas un outil d'analytique et d'exploration métier =&gt; Il est centré sur un usage IT</w:t>
      </w:r>
      <w:r>
        <w:rPr>
          <w:rFonts w:ascii="Segoe UI" w:hAnsi="Segoe UI" w:cs="Segoe UI"/>
          <w:color w:val="000000"/>
          <w:sz w:val="21"/>
          <w:szCs w:val="21"/>
        </w:rPr>
        <w:br/>
        <w:t>N'est pas destiné à un stockage des logs pour une longue durée =&gt; 1 an maximum</w:t>
      </w:r>
    </w:p>
    <w:p w:rsidR="00A95930" w:rsidRDefault="00A95930" w:rsidP="00A95930">
      <w:pPr>
        <w:pStyle w:val="Titre3"/>
        <w:shd w:val="clear" w:color="auto" w:fill="FFFFFF"/>
        <w:spacing w:before="0" w:after="180"/>
        <w:rPr>
          <w:rFonts w:ascii="Segoe UI" w:hAnsi="Segoe UI" w:cs="Segoe UI"/>
          <w:color w:val="000000"/>
          <w:sz w:val="36"/>
          <w:szCs w:val="36"/>
        </w:rPr>
      </w:pPr>
      <w:bookmarkStart w:id="2" w:name="couverture-fonctionnelle"/>
      <w:bookmarkEnd w:id="2"/>
      <w:r>
        <w:rPr>
          <w:rFonts w:ascii="Segoe UI" w:hAnsi="Segoe UI" w:cs="Segoe UI"/>
          <w:color w:val="000000"/>
          <w:sz w:val="36"/>
          <w:szCs w:val="36"/>
        </w:rPr>
        <w:lastRenderedPageBreak/>
        <w:t>Couverture fonctionnelle</w:t>
      </w:r>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r>
        <w:rPr>
          <w:rStyle w:val="lev"/>
          <w:rFonts w:ascii="Segoe UI" w:hAnsi="Segoe UI" w:cs="Segoe UI"/>
          <w:color w:val="000000"/>
          <w:sz w:val="21"/>
          <w:szCs w:val="21"/>
        </w:rPr>
        <w:t>Exposition</w:t>
      </w:r>
    </w:p>
    <w:p w:rsidR="00A95930" w:rsidRDefault="00A95930" w:rsidP="00A95930">
      <w:pPr>
        <w:numPr>
          <w:ilvl w:val="0"/>
          <w:numId w:val="3"/>
        </w:numPr>
        <w:shd w:val="clear" w:color="auto" w:fill="FFFFFF"/>
        <w:spacing w:after="0" w:line="408" w:lineRule="atLeast"/>
        <w:ind w:left="450"/>
        <w:rPr>
          <w:rFonts w:ascii="Segoe UI" w:hAnsi="Segoe UI" w:cs="Segoe UI"/>
          <w:color w:val="000000"/>
          <w:sz w:val="21"/>
          <w:szCs w:val="21"/>
        </w:rPr>
      </w:pPr>
      <w:del w:id="3" w:author="Unknown">
        <w:r>
          <w:rPr>
            <w:rFonts w:ascii="Segoe UI" w:hAnsi="Segoe UI" w:cs="Segoe UI"/>
            <w:color w:val="000000"/>
            <w:sz w:val="21"/>
            <w:szCs w:val="21"/>
          </w:rPr>
          <w:delText>API</w:delText>
        </w:r>
      </w:del>
    </w:p>
    <w:p w:rsidR="00A95930" w:rsidRDefault="00A95930" w:rsidP="00A95930">
      <w:pPr>
        <w:numPr>
          <w:ilvl w:val="0"/>
          <w:numId w:val="3"/>
        </w:numPr>
        <w:shd w:val="clear" w:color="auto" w:fill="FFFFFF"/>
        <w:spacing w:after="0" w:line="408" w:lineRule="atLeast"/>
        <w:ind w:left="450"/>
        <w:rPr>
          <w:rFonts w:ascii="Segoe UI" w:hAnsi="Segoe UI" w:cs="Segoe UI"/>
          <w:color w:val="000000"/>
          <w:sz w:val="21"/>
          <w:szCs w:val="21"/>
        </w:rPr>
      </w:pPr>
      <w:r>
        <w:rPr>
          <w:rFonts w:ascii="Segoe UI" w:hAnsi="Segoe UI" w:cs="Segoe UI"/>
          <w:color w:val="000000"/>
          <w:sz w:val="21"/>
          <w:szCs w:val="21"/>
        </w:rPr>
        <w:t>Kibana pour la visualisation des données</w:t>
      </w:r>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r>
        <w:rPr>
          <w:rStyle w:val="lev"/>
          <w:rFonts w:ascii="Segoe UI" w:hAnsi="Segoe UI" w:cs="Segoe UI"/>
          <w:color w:val="000000"/>
          <w:sz w:val="21"/>
          <w:szCs w:val="21"/>
        </w:rPr>
        <w:t>Ingestion</w:t>
      </w:r>
    </w:p>
    <w:p w:rsidR="00A95930" w:rsidRDefault="00A95930" w:rsidP="00A95930">
      <w:pPr>
        <w:numPr>
          <w:ilvl w:val="0"/>
          <w:numId w:val="4"/>
        </w:numPr>
        <w:shd w:val="clear" w:color="auto" w:fill="FFFFFF"/>
        <w:spacing w:after="0" w:line="408" w:lineRule="atLeast"/>
        <w:ind w:left="450"/>
        <w:rPr>
          <w:rFonts w:ascii="Segoe UI" w:hAnsi="Segoe UI" w:cs="Segoe UI"/>
          <w:color w:val="000000"/>
          <w:sz w:val="21"/>
          <w:szCs w:val="21"/>
        </w:rPr>
      </w:pPr>
      <w:r>
        <w:rPr>
          <w:rFonts w:ascii="Segoe UI" w:hAnsi="Segoe UI" w:cs="Segoe UI"/>
          <w:color w:val="000000"/>
          <w:sz w:val="21"/>
          <w:szCs w:val="21"/>
        </w:rPr>
        <w:t>Fichier de logs =&gt; via Kafka</w:t>
      </w:r>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r>
        <w:rPr>
          <w:rStyle w:val="lev"/>
          <w:rFonts w:ascii="Segoe UI" w:hAnsi="Segoe UI" w:cs="Segoe UI"/>
          <w:color w:val="000000"/>
          <w:sz w:val="21"/>
          <w:szCs w:val="21"/>
        </w:rPr>
        <w:t>Transformation de données</w:t>
      </w:r>
    </w:p>
    <w:p w:rsidR="00A95930" w:rsidRDefault="00A95930" w:rsidP="00A95930">
      <w:pPr>
        <w:numPr>
          <w:ilvl w:val="0"/>
          <w:numId w:val="5"/>
        </w:numPr>
        <w:shd w:val="clear" w:color="auto" w:fill="FFFFFF"/>
        <w:spacing w:after="0" w:line="408" w:lineRule="atLeast"/>
        <w:ind w:left="450"/>
        <w:rPr>
          <w:rFonts w:ascii="Segoe UI" w:hAnsi="Segoe UI" w:cs="Segoe UI"/>
          <w:color w:val="000000"/>
          <w:sz w:val="21"/>
          <w:szCs w:val="21"/>
        </w:rPr>
      </w:pPr>
      <w:r>
        <w:rPr>
          <w:rFonts w:ascii="Segoe UI" w:hAnsi="Segoe UI" w:cs="Segoe UI"/>
          <w:color w:val="000000"/>
          <w:sz w:val="21"/>
          <w:szCs w:val="21"/>
        </w:rPr>
        <w:t>Découpage des logs en évènement</w:t>
      </w:r>
    </w:p>
    <w:p w:rsidR="00A95930" w:rsidRDefault="00A95930" w:rsidP="00A95930">
      <w:pPr>
        <w:numPr>
          <w:ilvl w:val="0"/>
          <w:numId w:val="5"/>
        </w:numPr>
        <w:shd w:val="clear" w:color="auto" w:fill="FFFFFF"/>
        <w:spacing w:after="0" w:line="408" w:lineRule="atLeast"/>
        <w:ind w:left="450"/>
        <w:rPr>
          <w:rFonts w:ascii="Segoe UI" w:hAnsi="Segoe UI" w:cs="Segoe UI"/>
          <w:color w:val="000000"/>
          <w:sz w:val="21"/>
          <w:szCs w:val="21"/>
        </w:rPr>
      </w:pPr>
      <w:r>
        <w:rPr>
          <w:rFonts w:ascii="Segoe UI" w:hAnsi="Segoe UI" w:cs="Segoe UI"/>
          <w:color w:val="000000"/>
          <w:sz w:val="21"/>
          <w:szCs w:val="21"/>
        </w:rPr>
        <w:t>Filtrage</w:t>
      </w:r>
    </w:p>
    <w:p w:rsidR="00A95930" w:rsidRDefault="00A95930" w:rsidP="00A95930">
      <w:pPr>
        <w:numPr>
          <w:ilvl w:val="0"/>
          <w:numId w:val="5"/>
        </w:numPr>
        <w:shd w:val="clear" w:color="auto" w:fill="FFFFFF"/>
        <w:spacing w:after="0" w:line="408" w:lineRule="atLeast"/>
        <w:ind w:left="450"/>
        <w:rPr>
          <w:rFonts w:ascii="Segoe UI" w:hAnsi="Segoe UI" w:cs="Segoe UI"/>
          <w:color w:val="000000"/>
          <w:sz w:val="21"/>
          <w:szCs w:val="21"/>
        </w:rPr>
      </w:pPr>
      <w:r>
        <w:rPr>
          <w:rFonts w:ascii="Segoe UI" w:hAnsi="Segoe UI" w:cs="Segoe UI"/>
          <w:color w:val="000000"/>
          <w:sz w:val="21"/>
          <w:szCs w:val="21"/>
        </w:rPr>
        <w:t>Split =&gt; 1 vers n évènements</w:t>
      </w:r>
    </w:p>
    <w:p w:rsidR="00A95930" w:rsidRDefault="00A95930" w:rsidP="00A95930">
      <w:pPr>
        <w:numPr>
          <w:ilvl w:val="0"/>
          <w:numId w:val="5"/>
        </w:numPr>
        <w:shd w:val="clear" w:color="auto" w:fill="FFFFFF"/>
        <w:spacing w:after="0" w:line="408" w:lineRule="atLeast"/>
        <w:ind w:left="450"/>
        <w:rPr>
          <w:rFonts w:ascii="Segoe UI" w:hAnsi="Segoe UI" w:cs="Segoe UI"/>
          <w:color w:val="000000"/>
          <w:sz w:val="21"/>
          <w:szCs w:val="21"/>
        </w:rPr>
      </w:pPr>
      <w:r>
        <w:rPr>
          <w:rFonts w:ascii="Segoe UI" w:hAnsi="Segoe UI" w:cs="Segoe UI"/>
          <w:color w:val="000000"/>
          <w:sz w:val="21"/>
          <w:szCs w:val="21"/>
        </w:rPr>
        <w:t>Calculs mathématiques simples</w:t>
      </w:r>
    </w:p>
    <w:p w:rsidR="00A95930" w:rsidRDefault="00A95930">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A - Architecture ELK / CAGIP</w:t>
      </w:r>
    </w:p>
    <w:p w:rsidR="00A95930" w:rsidRDefault="00A95930">
      <w:pPr>
        <w:rPr>
          <w:rFonts w:ascii="Segoe UI" w:hAnsi="Segoe UI" w:cs="Segoe UI"/>
          <w:b/>
          <w:bCs/>
          <w:color w:val="000000"/>
          <w:sz w:val="36"/>
          <w:szCs w:val="36"/>
          <w:shd w:val="clear" w:color="auto" w:fill="FFFFFF"/>
        </w:rPr>
      </w:pP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L'architecture ECE / ELK CAGIP</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CAGIP met à disposition un Cluster ECE 2.2.2 comprenant la version 7.4 d'ElasticSearch.</w:t>
      </w:r>
      <w:r w:rsidRPr="00A95930">
        <w:rPr>
          <w:rFonts w:ascii="Segoe UI" w:eastAsia="Times New Roman" w:hAnsi="Segoe UI" w:cs="Segoe UI"/>
          <w:color w:val="000000"/>
          <w:sz w:val="21"/>
          <w:szCs w:val="21"/>
          <w:lang w:eastAsia="fr-FR"/>
        </w:rPr>
        <w:br/>
        <w:t>L'architecture est hautement disponible, les noeuds étant répartis sur les 2 sites du PSI.</w:t>
      </w:r>
      <w:r w:rsidRPr="00A95930">
        <w:rPr>
          <w:rFonts w:ascii="Segoe UI" w:eastAsia="Times New Roman" w:hAnsi="Segoe UI" w:cs="Segoe UI"/>
          <w:color w:val="000000"/>
          <w:sz w:val="21"/>
          <w:szCs w:val="21"/>
          <w:lang w:eastAsia="fr-FR"/>
        </w:rPr>
        <w:br/>
        <w:t>La scalabilité est assurée par ajout de noeuds, dockérisés logstash, elasticsearch et kibana.</w:t>
      </w:r>
      <w:r w:rsidRPr="00A95930">
        <w:rPr>
          <w:rFonts w:ascii="Segoe UI" w:eastAsia="Times New Roman" w:hAnsi="Segoe UI" w:cs="Segoe UI"/>
          <w:color w:val="000000"/>
          <w:sz w:val="21"/>
          <w:szCs w:val="21"/>
          <w:lang w:eastAsia="fr-FR"/>
        </w:rPr>
        <w:br/>
        <w:t>Kafka permet également la scalabilité par ajout de noeuds au cluster Kafka.</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lang w:eastAsia="fr-FR"/>
        </w:rPr>
        <w:lastRenderedPageBreak/>
        <w:drawing>
          <wp:inline distT="0" distB="0" distL="0" distR="0">
            <wp:extent cx="9336405" cy="4225290"/>
            <wp:effectExtent l="0" t="0" r="0" b="3810"/>
            <wp:docPr id="9" name="Image 9" descr="http://elzudeggscas.yres.ytech/file/data/mhtxzkn7suscuirmq4q4/PHID-FILE-decluodgfy34qg3t7ivo/image.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elzudeggscas.yres.ytech/file/data/mhtxzkn7suscuirmq4q4/PHID-FILE-decluodgfy34qg3t7ivo/image.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336405" cy="4225290"/>
                    </a:xfrm>
                    <a:prstGeom prst="rect">
                      <a:avLst/>
                    </a:prstGeom>
                    <a:noFill/>
                    <a:ln>
                      <a:noFill/>
                    </a:ln>
                  </pic:spPr>
                </pic:pic>
              </a:graphicData>
            </a:graphic>
          </wp:inline>
        </w:drawing>
      </w:r>
    </w:p>
    <w:p w:rsidR="00A95930" w:rsidRPr="00A95930" w:rsidRDefault="00A95930" w:rsidP="00A95930">
      <w:pPr>
        <w:numPr>
          <w:ilvl w:val="0"/>
          <w:numId w:val="6"/>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le</w:t>
      </w:r>
      <w:proofErr w:type="gramEnd"/>
      <w:r w:rsidRPr="00A95930">
        <w:rPr>
          <w:rFonts w:ascii="Segoe UI" w:eastAsia="Times New Roman" w:hAnsi="Segoe UI" w:cs="Segoe UI"/>
          <w:color w:val="000000"/>
          <w:sz w:val="21"/>
          <w:szCs w:val="21"/>
          <w:lang w:eastAsia="fr-FR"/>
        </w:rPr>
        <w:t xml:space="preserve"> cluster ELK/CAGIP -</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Le principe est le suivant :</w:t>
      </w:r>
      <w:r w:rsidRPr="00A95930">
        <w:rPr>
          <w:rFonts w:ascii="Segoe UI" w:eastAsia="Times New Roman" w:hAnsi="Segoe UI" w:cs="Segoe UI"/>
          <w:color w:val="000000"/>
          <w:sz w:val="21"/>
          <w:szCs w:val="21"/>
          <w:lang w:eastAsia="fr-FR"/>
        </w:rPr>
        <w:br/>
        <w:t>Le logshipper ou agent de collecte des fichiers de logs produit les lignes de logs dans un topic kafka dédié</w:t>
      </w:r>
      <w:r w:rsidRPr="00A95930">
        <w:rPr>
          <w:rFonts w:ascii="Segoe UI" w:eastAsia="Times New Roman" w:hAnsi="Segoe UI" w:cs="Segoe UI"/>
          <w:color w:val="000000"/>
          <w:sz w:val="21"/>
          <w:szCs w:val="21"/>
          <w:lang w:eastAsia="fr-FR"/>
        </w:rPr>
        <w:br/>
        <w:t>Logstash est l'ETL permettant de consommer les logs depuis ce topic kafka, de traiter chaque ligne de log en appliquant des règles de parsing et d'indexer le résultat dans un index elasticsearch</w:t>
      </w:r>
      <w:r w:rsidRPr="00A95930">
        <w:rPr>
          <w:rFonts w:ascii="Segoe UI" w:eastAsia="Times New Roman" w:hAnsi="Segoe UI" w:cs="Segoe UI"/>
          <w:color w:val="000000"/>
          <w:sz w:val="21"/>
          <w:szCs w:val="21"/>
          <w:lang w:eastAsia="fr-FR"/>
        </w:rPr>
        <w:br/>
        <w:t>Elasticsearch est le support de persistance des logs dans les collections que l'on appelle index.</w:t>
      </w:r>
      <w:r w:rsidRPr="00A95930">
        <w:rPr>
          <w:rFonts w:ascii="Segoe UI" w:eastAsia="Times New Roman" w:hAnsi="Segoe UI" w:cs="Segoe UI"/>
          <w:color w:val="000000"/>
          <w:sz w:val="21"/>
          <w:szCs w:val="21"/>
          <w:lang w:eastAsia="fr-FR"/>
        </w:rPr>
        <w:br/>
        <w:t>Enfin Kibana permet d'explorer le contenu de ces index elasticsearch, de créer des DashBoards composés de Visualizations à partir d'index-pattern regroupant plusieurs index elasticsearch de même nature (même format).</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Elasticsearch est la solution d'analyse de logs la plus utilisée du marché, de nombreux sites, notamment celui de l'éditeur, vous permettrons d'appronfondir le sujet.</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L'objet de ce Wiki est de vous orienter sur l'utilisation de la Stack Elastic et d'appliquer les bonnes pratiques d'utilisation dans le cadre de CATS.</w:t>
      </w:r>
      <w:r w:rsidRPr="00A95930">
        <w:rPr>
          <w:rFonts w:ascii="Segoe UI" w:eastAsia="Times New Roman" w:hAnsi="Segoe UI" w:cs="Segoe UI"/>
          <w:color w:val="000000"/>
          <w:sz w:val="21"/>
          <w:szCs w:val="21"/>
          <w:lang w:eastAsia="fr-FR"/>
        </w:rPr>
        <w:br/>
        <w:t>En particulier, veillez à bien respecter les normes de nommage des différents objets et les appliquer les pattern qui sont imposés dans le cadre de l'utilisation de cette plateforme.</w:t>
      </w:r>
      <w:r w:rsidRPr="00A95930">
        <w:rPr>
          <w:rFonts w:ascii="Segoe UI" w:eastAsia="Times New Roman" w:hAnsi="Segoe UI" w:cs="Segoe UI"/>
          <w:color w:val="000000"/>
          <w:sz w:val="21"/>
          <w:szCs w:val="21"/>
          <w:lang w:eastAsia="fr-FR"/>
        </w:rPr>
        <w:br/>
        <w:t>Pour donner un simple exemple, il est important de pouvoir identifier clairement le contenu d'un index à partir de la norme de nommage :</w:t>
      </w:r>
      <w:r w:rsidRPr="00A95930">
        <w:rPr>
          <w:rFonts w:ascii="Segoe UI" w:eastAsia="Times New Roman" w:hAnsi="Segoe UI" w:cs="Segoe UI"/>
          <w:color w:val="000000"/>
          <w:sz w:val="21"/>
          <w:szCs w:val="21"/>
          <w:lang w:eastAsia="fr-FR"/>
        </w:rPr>
        <w:br/>
        <w:t>ix_[adabo]_[produit]_[typelog]_[appl]-${yyyy-MM-dd} est un index contenant des logs du yyyy-MM-dd, de l'environnement adabo, émise par une application APPL composante du produit dont le format est caractérisé par un typelog.</w:t>
      </w:r>
    </w:p>
    <w:p w:rsidR="00A95930" w:rsidRDefault="00A95930" w:rsidP="00A95930">
      <w:pPr>
        <w:shd w:val="clear" w:color="auto" w:fill="FFFFFF"/>
        <w:spacing w:after="0" w:line="240" w:lineRule="auto"/>
        <w:rPr>
          <w:rFonts w:ascii="Segoe UI" w:eastAsia="Times New Roman" w:hAnsi="Segoe UI" w:cs="Segoe UI"/>
          <w:b/>
          <w:bCs/>
          <w:color w:val="000000"/>
          <w:sz w:val="21"/>
          <w:szCs w:val="21"/>
          <w:lang w:eastAsia="fr-FR"/>
        </w:rPr>
      </w:pPr>
      <w:r w:rsidRPr="00A95930">
        <w:rPr>
          <w:rFonts w:ascii="Segoe UI" w:eastAsia="Times New Roman" w:hAnsi="Segoe UI" w:cs="Segoe UI"/>
          <w:color w:val="000000"/>
          <w:sz w:val="21"/>
          <w:szCs w:val="21"/>
          <w:lang w:eastAsia="fr-FR"/>
        </w:rPr>
        <w:lastRenderedPageBreak/>
        <w:t>Le WIki proposant la démarche permettant d'aboutir à la mise en oeuvre dans ELK de votre cas d'usage, ces différents points seront détaillés par suite.</w:t>
      </w:r>
      <w:r w:rsidRPr="00A95930">
        <w:rPr>
          <w:rFonts w:ascii="Segoe UI" w:eastAsia="Times New Roman" w:hAnsi="Segoe UI" w:cs="Segoe UI"/>
          <w:color w:val="000000"/>
          <w:sz w:val="21"/>
          <w:szCs w:val="21"/>
          <w:lang w:eastAsia="fr-FR"/>
        </w:rPr>
        <w:br/>
      </w:r>
      <w:r w:rsidRPr="00A95930">
        <w:rPr>
          <w:rFonts w:ascii="Segoe UI" w:eastAsia="Times New Roman" w:hAnsi="Segoe UI" w:cs="Segoe UI"/>
          <w:b/>
          <w:bCs/>
          <w:color w:val="000000"/>
          <w:sz w:val="21"/>
          <w:szCs w:val="21"/>
          <w:lang w:eastAsia="fr-FR"/>
        </w:rPr>
        <w:t>La démarche de mise en oeuvre de l'ingestion des logs dans ELK</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p>
    <w:p w:rsidR="00A95930" w:rsidRDefault="00A95930">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Organisation Des Différents Objets Elk</w:t>
      </w:r>
    </w:p>
    <w:p w:rsidR="00A95930" w:rsidRDefault="00A95930">
      <w:pPr>
        <w:rPr>
          <w:rFonts w:ascii="Segoe UI" w:hAnsi="Segoe UI" w:cs="Segoe UI"/>
          <w:b/>
          <w:bCs/>
          <w:color w:val="000000"/>
          <w:sz w:val="36"/>
          <w:szCs w:val="36"/>
          <w:shd w:val="clear" w:color="auto" w:fill="FFFFFF"/>
        </w:rPr>
      </w:pP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Voici un détail des différents objets manipulés dans la Stack ELK</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lang w:eastAsia="fr-FR"/>
        </w:rPr>
        <w:drawing>
          <wp:inline distT="0" distB="0" distL="0" distR="0">
            <wp:extent cx="11560175" cy="5428615"/>
            <wp:effectExtent l="0" t="0" r="3175" b="635"/>
            <wp:docPr id="11" name="Image 11" descr="http://elzudeggscas.yres.ytech/file/data/laaaj3yb6khfoecf2pza/PHID-FILE-hnrmmri3yqpsmhgy4ldq/image.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elzudeggscas.yres.ytech/file/data/laaaj3yb6khfoecf2pza/PHID-FILE-hnrmmri3yqpsmhgy4ldq/image.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60175" cy="5428615"/>
                    </a:xfrm>
                    <a:prstGeom prst="rect">
                      <a:avLst/>
                    </a:prstGeom>
                    <a:noFill/>
                    <a:ln>
                      <a:noFill/>
                    </a:ln>
                  </pic:spPr>
                </pic:pic>
              </a:graphicData>
            </a:graphic>
          </wp:inline>
        </w:drawing>
      </w:r>
    </w:p>
    <w:tbl>
      <w:tblPr>
        <w:tblW w:w="0" w:type="auto"/>
        <w:tblCellSpacing w:w="15" w:type="dxa"/>
        <w:shd w:val="clear" w:color="auto" w:fill="BFCFDA"/>
        <w:tblCellMar>
          <w:top w:w="15" w:type="dxa"/>
          <w:left w:w="15" w:type="dxa"/>
          <w:bottom w:w="15" w:type="dxa"/>
          <w:right w:w="15" w:type="dxa"/>
        </w:tblCellMar>
        <w:tblLook w:val="04A0" w:firstRow="1" w:lastRow="0" w:firstColumn="1" w:lastColumn="0" w:noHBand="0" w:noVBand="1"/>
      </w:tblPr>
      <w:tblGrid>
        <w:gridCol w:w="1988"/>
        <w:gridCol w:w="7084"/>
      </w:tblGrid>
      <w:tr w:rsidR="00A95930" w:rsidRPr="00A95930" w:rsidTr="00A95930">
        <w:trPr>
          <w:gridAfter w:val="1"/>
          <w:tblCellSpacing w:w="15" w:type="dxa"/>
        </w:trPr>
        <w:tc>
          <w:tcPr>
            <w:tcW w:w="0" w:type="auto"/>
            <w:tcBorders>
              <w:top w:val="nil"/>
              <w:left w:val="nil"/>
              <w:bottom w:val="nil"/>
              <w:right w:val="nil"/>
            </w:tcBorders>
            <w:shd w:val="clear" w:color="auto" w:fill="F8F9FC"/>
            <w:tcMar>
              <w:top w:w="60" w:type="dxa"/>
              <w:left w:w="90" w:type="dxa"/>
              <w:bottom w:w="60" w:type="dxa"/>
              <w:right w:w="90" w:type="dxa"/>
            </w:tcMar>
            <w:hideMark/>
          </w:tcPr>
          <w:p w:rsidR="00A95930" w:rsidRPr="00A95930" w:rsidRDefault="00A95930" w:rsidP="00A95930">
            <w:pPr>
              <w:spacing w:after="0" w:line="240" w:lineRule="auto"/>
              <w:rPr>
                <w:rFonts w:ascii="Times New Roman" w:eastAsia="Times New Roman" w:hAnsi="Times New Roman" w:cs="Times New Roman"/>
                <w:b/>
                <w:bCs/>
                <w:sz w:val="24"/>
                <w:szCs w:val="24"/>
                <w:lang w:eastAsia="fr-FR"/>
              </w:rPr>
            </w:pPr>
            <w:r w:rsidRPr="00A95930">
              <w:rPr>
                <w:rFonts w:ascii="Times New Roman" w:eastAsia="Times New Roman" w:hAnsi="Times New Roman" w:cs="Times New Roman"/>
                <w:b/>
                <w:bCs/>
                <w:sz w:val="24"/>
                <w:szCs w:val="24"/>
                <w:lang w:eastAsia="fr-FR"/>
              </w:rPr>
              <w:t>Type Objet</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File Beat Configuration</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fichier de configuration au format yml permettant de collecter les logs à la source</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Topic Kafka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Permet la bufferisation des logs émises par le logshipper, consommés par logstash</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Pipeline Logstash</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Définit les Entrées, les sorties et les règles de filtrage</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lastRenderedPageBreak/>
              <w:t>Index ElasticSearch</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C’est comme une collection SOLR (lucene), ça contient les logs</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Template ElasticSearch</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Définit les règles à appliquer sur un ou plusieurs pattern de nom d’inde, Replica, Sharding, Mapping (type de champs, docvalue, keyword…)</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Alias ElasticSearch</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Un Alias, c’est comme une vue. Il permet de faire de l’union entre index, du filtering…</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Space Kibana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Espace de développement et d’exposition des Objets Kibana</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Index-Pattern Kibana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Définit les pattern d’index ou d’alias elasticsearch que l’on souhaite explorer, de type timeseries (time filter) ou non</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Discover Kibana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Permet de visualiser, de requêter, de filtrer les logs d’un index-Pattern Kibana. Exporter au format CSV…</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Visualization Kibana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Permet la représentation graphique de données agrégées ou non à partir de modèle</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DashBoard Kibana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Composition d’une ou plusieurs Visualization</w:t>
            </w:r>
          </w:p>
        </w:tc>
      </w:tr>
      <w:tr w:rsidR="00A95930" w:rsidRPr="00A95930" w:rsidTr="00A95930">
        <w:trPr>
          <w:tblCellSpacing w:w="15" w:type="dxa"/>
        </w:trPr>
        <w:tc>
          <w:tcPr>
            <w:tcW w:w="0" w:type="auto"/>
            <w:shd w:val="clear" w:color="auto" w:fill="BFCFDA"/>
            <w:vAlign w:val="cente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p>
        </w:tc>
        <w:tc>
          <w:tcPr>
            <w:tcW w:w="0" w:type="auto"/>
            <w:shd w:val="clear" w:color="auto" w:fill="BFCFDA"/>
            <w:vAlign w:val="center"/>
            <w:hideMark/>
          </w:tcPr>
          <w:p w:rsidR="00A95930" w:rsidRPr="00A95930" w:rsidRDefault="00A95930" w:rsidP="00A95930">
            <w:pPr>
              <w:spacing w:after="0" w:line="240" w:lineRule="auto"/>
              <w:rPr>
                <w:rFonts w:ascii="Times New Roman" w:eastAsia="Times New Roman" w:hAnsi="Times New Roman" w:cs="Times New Roman"/>
                <w:sz w:val="20"/>
                <w:szCs w:val="20"/>
                <w:lang w:eastAsia="fr-FR"/>
              </w:rPr>
            </w:pPr>
          </w:p>
        </w:tc>
      </w:tr>
    </w:tbl>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Voici la normalisation proposée des différents Objets ELK</w:t>
      </w:r>
      <w:r w:rsidRPr="00A95930">
        <w:rPr>
          <w:rFonts w:ascii="Segoe UI" w:eastAsia="Times New Roman" w:hAnsi="Segoe UI" w:cs="Segoe UI"/>
          <w:color w:val="000000"/>
          <w:sz w:val="21"/>
          <w:szCs w:val="21"/>
          <w:lang w:eastAsia="fr-FR"/>
        </w:rPr>
        <w:br/>
        <w:t>La normalisation prend en compte les notions suivantes :</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Type Objet / Code Environnement / Code Produit / Famille de Format de Log / Code Application</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Type Objet : Préfixe du nom de l’Objet : FB : fileBeat / LS : Logstash / TE : template Elasticsearch / IX : Index Elastic / AL : Alias Elastic / IX ou AL : Index Pattern Kibana /</w:t>
      </w:r>
    </w:p>
    <w:tbl>
      <w:tblPr>
        <w:tblW w:w="0" w:type="auto"/>
        <w:tblCellSpacing w:w="15" w:type="dxa"/>
        <w:shd w:val="clear" w:color="auto" w:fill="BFCFDA"/>
        <w:tblCellMar>
          <w:top w:w="15" w:type="dxa"/>
          <w:left w:w="15" w:type="dxa"/>
          <w:bottom w:w="15" w:type="dxa"/>
          <w:right w:w="15" w:type="dxa"/>
        </w:tblCellMar>
        <w:tblLook w:val="04A0" w:firstRow="1" w:lastRow="0" w:firstColumn="1" w:lastColumn="0" w:noHBand="0" w:noVBand="1"/>
      </w:tblPr>
      <w:tblGrid>
        <w:gridCol w:w="1479"/>
        <w:gridCol w:w="7593"/>
      </w:tblGrid>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[ENV]</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{dev, zur, mup} Le code environnement permettra l’étanchéité des données entre le Dev, l’Homologation et la Production, le code environnement n’est pas le code ADABO</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[ADABO]</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Le code Adabo de l’instance de l’application</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[PRODUIT]</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Le code Produit est celui délivré par MAPS, le produit appartenant à une Tribu/Squad</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[APPL]</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Le code Application, étant une composante du produit, il permet d’identifier la source productrice de la log. Exemple MDC9 qui est le code application de l’API MesDocuments</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[TYPELOG]</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La Famille de format de Log a la même signification que le code APP-Name déjà utilisé dans le cadre de la Plateforme Synapse, il permet de catégoriser par format de log, par exemple les logs http accesslog, les logs squid,….</w:t>
            </w:r>
          </w:p>
        </w:tc>
      </w:tr>
      <w:tr w:rsidR="00A95930" w:rsidRPr="00A95930" w:rsidTr="00A95930">
        <w:trPr>
          <w:tblCellSpacing w:w="15" w:type="dxa"/>
        </w:trPr>
        <w:tc>
          <w:tcPr>
            <w:tcW w:w="0" w:type="auto"/>
            <w:shd w:val="clear" w:color="auto" w:fill="BFCFDA"/>
            <w:vAlign w:val="cente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p>
        </w:tc>
        <w:tc>
          <w:tcPr>
            <w:tcW w:w="0" w:type="auto"/>
            <w:shd w:val="clear" w:color="auto" w:fill="BFCFDA"/>
            <w:vAlign w:val="center"/>
            <w:hideMark/>
          </w:tcPr>
          <w:p w:rsidR="00A95930" w:rsidRPr="00A95930" w:rsidRDefault="00A95930" w:rsidP="00A95930">
            <w:pPr>
              <w:spacing w:after="0" w:line="240" w:lineRule="auto"/>
              <w:rPr>
                <w:rFonts w:ascii="Times New Roman" w:eastAsia="Times New Roman" w:hAnsi="Times New Roman" w:cs="Times New Roman"/>
                <w:sz w:val="20"/>
                <w:szCs w:val="20"/>
                <w:lang w:eastAsia="fr-FR"/>
              </w:rPr>
            </w:pPr>
          </w:p>
        </w:tc>
      </w:tr>
    </w:tbl>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Ce qui donne :</w:t>
      </w:r>
    </w:p>
    <w:tbl>
      <w:tblPr>
        <w:tblW w:w="0" w:type="auto"/>
        <w:tblCellSpacing w:w="15" w:type="dxa"/>
        <w:shd w:val="clear" w:color="auto" w:fill="BFCFDA"/>
        <w:tblCellMar>
          <w:top w:w="15" w:type="dxa"/>
          <w:left w:w="15" w:type="dxa"/>
          <w:bottom w:w="15" w:type="dxa"/>
          <w:right w:w="15" w:type="dxa"/>
        </w:tblCellMar>
        <w:tblLook w:val="04A0" w:firstRow="1" w:lastRow="0" w:firstColumn="1" w:lastColumn="0" w:noHBand="0" w:noVBand="1"/>
      </w:tblPr>
      <w:tblGrid>
        <w:gridCol w:w="1626"/>
        <w:gridCol w:w="7446"/>
      </w:tblGrid>
      <w:tr w:rsidR="00A95930" w:rsidRPr="00A95930" w:rsidTr="00A95930">
        <w:trPr>
          <w:tblCellSpacing w:w="15" w:type="dxa"/>
        </w:trPr>
        <w:tc>
          <w:tcPr>
            <w:tcW w:w="0" w:type="auto"/>
            <w:tcBorders>
              <w:top w:val="nil"/>
              <w:left w:val="nil"/>
              <w:bottom w:val="nil"/>
              <w:right w:val="nil"/>
            </w:tcBorders>
            <w:shd w:val="clear" w:color="auto" w:fill="F8F9FC"/>
            <w:tcMar>
              <w:top w:w="60" w:type="dxa"/>
              <w:left w:w="90" w:type="dxa"/>
              <w:bottom w:w="60" w:type="dxa"/>
              <w:right w:w="90" w:type="dxa"/>
            </w:tcMar>
            <w:hideMark/>
          </w:tcPr>
          <w:p w:rsidR="00A95930" w:rsidRPr="00A95930" w:rsidRDefault="00A95930" w:rsidP="00A95930">
            <w:pPr>
              <w:spacing w:after="0" w:line="240" w:lineRule="auto"/>
              <w:rPr>
                <w:rFonts w:ascii="Segoe UI" w:eastAsia="Times New Roman" w:hAnsi="Segoe UI" w:cs="Segoe UI"/>
                <w:color w:val="000000"/>
                <w:sz w:val="21"/>
                <w:szCs w:val="21"/>
                <w:lang w:eastAsia="fr-FR"/>
              </w:rPr>
            </w:pPr>
          </w:p>
        </w:tc>
        <w:tc>
          <w:tcPr>
            <w:tcW w:w="0" w:type="auto"/>
            <w:tcBorders>
              <w:top w:val="nil"/>
              <w:left w:val="nil"/>
              <w:bottom w:val="nil"/>
              <w:right w:val="nil"/>
            </w:tcBorders>
            <w:shd w:val="clear" w:color="auto" w:fill="F8F9FC"/>
            <w:tcMar>
              <w:top w:w="60" w:type="dxa"/>
              <w:left w:w="90" w:type="dxa"/>
              <w:bottom w:w="60" w:type="dxa"/>
              <w:right w:w="90" w:type="dxa"/>
            </w:tcMar>
            <w:hideMark/>
          </w:tcPr>
          <w:p w:rsidR="00A95930" w:rsidRPr="00A95930" w:rsidRDefault="00A95930" w:rsidP="00A95930">
            <w:pPr>
              <w:spacing w:after="0" w:line="240" w:lineRule="auto"/>
              <w:rPr>
                <w:rFonts w:ascii="Times New Roman" w:eastAsia="Times New Roman" w:hAnsi="Times New Roman" w:cs="Times New Roman"/>
                <w:b/>
                <w:bCs/>
                <w:sz w:val="24"/>
                <w:szCs w:val="24"/>
                <w:lang w:eastAsia="fr-FR"/>
              </w:rPr>
            </w:pPr>
            <w:r w:rsidRPr="00A95930">
              <w:rPr>
                <w:rFonts w:ascii="Times New Roman" w:eastAsia="Times New Roman" w:hAnsi="Times New Roman" w:cs="Times New Roman"/>
                <w:b/>
                <w:bCs/>
                <w:sz w:val="24"/>
                <w:szCs w:val="24"/>
                <w:lang w:eastAsia="fr-FR"/>
              </w:rPr>
              <w:t>Attention bien respecter la case (ex : les index sont impérativement en minuscules)</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File Beat Configuration</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fb_[adabo]_[produit]_[appl]_[typelog].yml</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Topic Kafka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cats.elisa.[produit].[env].[produit].[appl].[typelog]</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lastRenderedPageBreak/>
              <w:t>Pipeline Logstash</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pl_[env]_[produit]_[appl]_[typelog]</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Index ElasticSearch</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ix_[adabo]_[produit]_[appl]_[typelog]-${yyyy-MM-dd}</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Template ElasticSearch</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te_[adabo]_[produit]_[appl]_[typelog]</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Alias ElasticSearch</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al_[adabo]_[produit]_[appl]_[typelog] (alias sur les index d’une instance adabo du produit) al_[env]_[produit]_[appl]_[typelog] (alias sur les index d’un environnement du produit) al_[adabo]_[libelle] (alias libre permettant le croisement de logs d’une instance adabo) al_[env]_[libelle] (alias libre permettant le croisement de logs d’une instance env)</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Index-Pattern Kibana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Même Norme que les alias ElasticSearch</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(id) Space Kibana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sp_[env]_[produit]_[libelle]</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Visualization Kibana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vk_[adabo]_[libelle] vk_[env]_[libelle]</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DashBoard Kibana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dh_[adabo]_[libelle] dh_[env]_[libelle]</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Rôle utilisateur</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à définir</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Groupe Utilisateur AD</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GG_[ENTITE]_A_[PROPRIETAIRE]_D5?_ELK_UTI à définir GG_[ENTITE]_A_[PROPRIETAIRE]_D5?_ELK_ADM GG_[ENTITE]_A_[PROPRIETAIRE]_D5?_ELK_GUEST à définir</w:t>
            </w:r>
          </w:p>
        </w:tc>
      </w:tr>
    </w:tbl>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Cette normalisation permet de bien identifier les différents types d'objets manipulés, en particulier de connaître par cette nomenclature le contenu des index elasticsearch</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lang w:eastAsia="fr-FR"/>
        </w:rPr>
        <w:lastRenderedPageBreak/>
        <w:drawing>
          <wp:inline distT="0" distB="0" distL="0" distR="0">
            <wp:extent cx="6054291" cy="6679160"/>
            <wp:effectExtent l="0" t="0" r="3810" b="7620"/>
            <wp:docPr id="10" name="Image 10" descr="http://elzudeggscas.yres.ytech/file/data/rc27kv7e34zcvvk774qv/PHID-FILE-vobjwsmjh7f3zkp4j7r2/image.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elzudeggscas.yres.ytech/file/data/rc27kv7e34zcvvk774qv/PHID-FILE-vobjwsmjh7f3zkp4j7r2/image.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62564" cy="6688287"/>
                    </a:xfrm>
                    <a:prstGeom prst="rect">
                      <a:avLst/>
                    </a:prstGeom>
                    <a:noFill/>
                    <a:ln>
                      <a:noFill/>
                    </a:ln>
                  </pic:spPr>
                </pic:pic>
              </a:graphicData>
            </a:graphic>
          </wp:inline>
        </w:drawing>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w:t>
      </w:r>
      <w:proofErr w:type="gramStart"/>
      <w:r w:rsidRPr="00A95930">
        <w:rPr>
          <w:rFonts w:ascii="Segoe UI" w:eastAsia="Times New Roman" w:hAnsi="Segoe UI" w:cs="Segoe UI"/>
          <w:color w:val="000000"/>
          <w:sz w:val="21"/>
          <w:szCs w:val="21"/>
          <w:lang w:eastAsia="fr-FR"/>
        </w:rPr>
        <w:t>anchor</w:t>
      </w:r>
      <w:proofErr w:type="gramEnd"/>
      <w:r w:rsidRPr="00A95930">
        <w:rPr>
          <w:rFonts w:ascii="Segoe UI" w:eastAsia="Times New Roman" w:hAnsi="Segoe UI" w:cs="Segoe UI"/>
          <w:color w:val="000000"/>
          <w:sz w:val="21"/>
          <w:szCs w:val="21"/>
          <w:lang w:eastAsia="fr-FR"/>
        </w:rPr>
        <w:t xml:space="preserve"> #organisation_des_différents_objets_elk/}</w:t>
      </w:r>
    </w:p>
    <w:p w:rsidR="00A95930" w:rsidRDefault="00A95930"/>
    <w:p w:rsidR="00A95930" w:rsidRDefault="00A95930"/>
    <w:p w:rsidR="00A95930" w:rsidRDefault="00A95930">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C - Elk Les Différentes étapes</w:t>
      </w:r>
    </w:p>
    <w:p w:rsidR="00A95930" w:rsidRDefault="00A95930">
      <w:pPr>
        <w:rPr>
          <w:rFonts w:ascii="Segoe UI" w:hAnsi="Segoe UI" w:cs="Segoe UI"/>
          <w:b/>
          <w:bCs/>
          <w:color w:val="000000"/>
          <w:sz w:val="36"/>
          <w:szCs w:val="36"/>
          <w:shd w:val="clear" w:color="auto" w:fill="FFFFFF"/>
        </w:rPr>
      </w:pP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La première étape : identifier le format de log et mettre en oeuvre le parsing de ces logs</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bdr w:val="single" w:sz="18" w:space="0" w:color="FFFFFF" w:frame="1"/>
          <w:lang w:eastAsia="fr-FR"/>
        </w:rPr>
        <w:lastRenderedPageBreak/>
        <w:drawing>
          <wp:inline distT="0" distB="0" distL="0" distR="0">
            <wp:extent cx="1356995" cy="2098040"/>
            <wp:effectExtent l="0" t="0" r="0" b="0"/>
            <wp:docPr id="15" name="Image 15" descr="http://elzudeggscas.yres.ytech/file/data/gpnnojfedjadsjrire4u/PHID-FILE-pjphtfjh2nhder2ybvru/preview-image.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elzudeggscas.yres.ytech/file/data/gpnnojfedjadsjrire4u/PHID-FILE-pjphtfjh2nhder2ybvru/preview-image.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56995" cy="2098040"/>
                    </a:xfrm>
                    <a:prstGeom prst="rect">
                      <a:avLst/>
                    </a:prstGeom>
                    <a:noFill/>
                    <a:ln>
                      <a:noFill/>
                    </a:ln>
                  </pic:spPr>
                </pic:pic>
              </a:graphicData>
            </a:graphic>
          </wp:inline>
        </w:drawing>
      </w:r>
    </w:p>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Segoe UI" w:eastAsia="Times New Roman" w:hAnsi="Segoe UI" w:cs="Segoe UI"/>
          <w:color w:val="000000"/>
          <w:sz w:val="21"/>
          <w:szCs w:val="21"/>
          <w:lang w:eastAsia="fr-FR"/>
        </w:rPr>
        <w:br/>
      </w:r>
      <w:r w:rsidRPr="00A95930">
        <w:rPr>
          <w:rFonts w:ascii="Segoe UI" w:eastAsia="Times New Roman" w:hAnsi="Segoe UI" w:cs="Segoe UI"/>
          <w:color w:val="000000"/>
          <w:sz w:val="21"/>
          <w:szCs w:val="21"/>
          <w:shd w:val="clear" w:color="auto" w:fill="FFFFFF"/>
          <w:lang w:eastAsia="fr-FR"/>
        </w:rPr>
        <w:t>Pour mettre en oeuvre une ingestion de logs, il faut au préalable se pencher sur le format de la log produites dans les fichiers par l'Application.</w:t>
      </w:r>
      <w:r w:rsidRPr="00A95930">
        <w:rPr>
          <w:rFonts w:ascii="Segoe UI" w:eastAsia="Times New Roman" w:hAnsi="Segoe UI" w:cs="Segoe UI"/>
          <w:color w:val="000000"/>
          <w:sz w:val="21"/>
          <w:szCs w:val="21"/>
          <w:lang w:eastAsia="fr-FR"/>
        </w:rPr>
        <w:br/>
      </w:r>
      <w:r w:rsidRPr="00A95930">
        <w:rPr>
          <w:rFonts w:ascii="Segoe UI" w:eastAsia="Times New Roman" w:hAnsi="Segoe UI" w:cs="Segoe UI"/>
          <w:color w:val="000000"/>
          <w:sz w:val="21"/>
          <w:szCs w:val="21"/>
          <w:shd w:val="clear" w:color="auto" w:fill="FFFFFF"/>
          <w:lang w:eastAsia="fr-FR"/>
        </w:rPr>
        <w:t>L'AEG (Architecture Entreprise Groupe) a publié un document de recommandation sur le format des logs permettant d'en faciliter le parsing.</w:t>
      </w:r>
      <w:r w:rsidRPr="00A95930">
        <w:rPr>
          <w:rFonts w:ascii="Segoe UI" w:eastAsia="Times New Roman" w:hAnsi="Segoe UI" w:cs="Segoe UI"/>
          <w:color w:val="000000"/>
          <w:sz w:val="21"/>
          <w:szCs w:val="21"/>
          <w:lang w:eastAsia="fr-FR"/>
        </w:rPr>
        <w:br/>
      </w:r>
      <w:r w:rsidRPr="00A95930">
        <w:rPr>
          <w:rFonts w:ascii="Segoe UI" w:eastAsia="Times New Roman" w:hAnsi="Segoe UI" w:cs="Segoe UI"/>
          <w:color w:val="000000"/>
          <w:sz w:val="21"/>
          <w:szCs w:val="21"/>
          <w:shd w:val="clear" w:color="auto" w:fill="FFFFFF"/>
          <w:lang w:eastAsia="fr-FR"/>
        </w:rPr>
        <w:t>Cependant il existe des formats de log bien différents, issus des formats middleware, de progiciel ou d'application CATS qui peuvent être bien loin du format préconisé.</w:t>
      </w:r>
      <w:r w:rsidRPr="00A95930">
        <w:rPr>
          <w:rFonts w:ascii="Segoe UI" w:eastAsia="Times New Roman" w:hAnsi="Segoe UI" w:cs="Segoe UI"/>
          <w:color w:val="000000"/>
          <w:sz w:val="21"/>
          <w:szCs w:val="21"/>
          <w:lang w:eastAsia="fr-FR"/>
        </w:rPr>
        <w:br/>
      </w:r>
      <w:r w:rsidRPr="00A95930">
        <w:rPr>
          <w:rFonts w:ascii="Segoe UI" w:eastAsia="Times New Roman" w:hAnsi="Segoe UI" w:cs="Segoe UI"/>
          <w:color w:val="000000"/>
          <w:sz w:val="21"/>
          <w:szCs w:val="21"/>
          <w:shd w:val="clear" w:color="auto" w:fill="FFFFFF"/>
          <w:lang w:eastAsia="fr-FR"/>
        </w:rPr>
        <w:t>Logstash va permettre d'appliquer des règles de parsing propre au format des logs que vous souhaitez ingérés dans un index elasticsearch.</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La deuxième étape : définir la structure de l'index elasticsearch et créer l'index template</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bdr w:val="single" w:sz="18" w:space="0" w:color="FFFFFF" w:frame="1"/>
          <w:lang w:eastAsia="fr-FR"/>
        </w:rPr>
        <w:drawing>
          <wp:inline distT="0" distB="0" distL="0" distR="0">
            <wp:extent cx="2098040" cy="1078230"/>
            <wp:effectExtent l="0" t="0" r="0" b="0"/>
            <wp:docPr id="14" name="Image 14" descr="http://elzudeggscas.yres.ytech/file/data/5kiopvaul5hduvmoyy5b/PHID-FILE-3frjwihgawkdipueilua/preview-image.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elzudeggscas.yres.ytech/file/data/5kiopvaul5hduvmoyy5b/PHID-FILE-3frjwihgawkdipueilua/preview-image.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8040" cy="1078230"/>
                    </a:xfrm>
                    <a:prstGeom prst="rect">
                      <a:avLst/>
                    </a:prstGeom>
                    <a:noFill/>
                    <a:ln>
                      <a:noFill/>
                    </a:ln>
                  </pic:spPr>
                </pic:pic>
              </a:graphicData>
            </a:graphic>
          </wp:inline>
        </w:drawing>
      </w:r>
    </w:p>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Segoe UI" w:eastAsia="Times New Roman" w:hAnsi="Segoe UI" w:cs="Segoe UI"/>
          <w:color w:val="000000"/>
          <w:sz w:val="21"/>
          <w:szCs w:val="21"/>
          <w:lang w:eastAsia="fr-FR"/>
        </w:rPr>
        <w:br/>
      </w:r>
      <w:r w:rsidRPr="00A95930">
        <w:rPr>
          <w:rFonts w:ascii="Segoe UI" w:eastAsia="Times New Roman" w:hAnsi="Segoe UI" w:cs="Segoe UI"/>
          <w:color w:val="000000"/>
          <w:sz w:val="21"/>
          <w:szCs w:val="21"/>
          <w:shd w:val="clear" w:color="auto" w:fill="FFFFFF"/>
          <w:lang w:eastAsia="fr-FR"/>
        </w:rPr>
        <w:t>Il est nécessaire de définir les règles d'indexation, nous verrons qu'elles seront utilisées par logstash, lorsque celui-ci indexera dans un indice elasticsearch.</w:t>
      </w:r>
      <w:r w:rsidRPr="00A95930">
        <w:rPr>
          <w:rFonts w:ascii="Segoe UI" w:eastAsia="Times New Roman" w:hAnsi="Segoe UI" w:cs="Segoe UI"/>
          <w:color w:val="000000"/>
          <w:sz w:val="21"/>
          <w:szCs w:val="21"/>
          <w:lang w:eastAsia="fr-FR"/>
        </w:rPr>
        <w:br/>
      </w:r>
      <w:r w:rsidRPr="00A95930">
        <w:rPr>
          <w:rFonts w:ascii="Segoe UI" w:eastAsia="Times New Roman" w:hAnsi="Segoe UI" w:cs="Segoe UI"/>
          <w:color w:val="000000"/>
          <w:sz w:val="21"/>
          <w:szCs w:val="21"/>
          <w:shd w:val="clear" w:color="auto" w:fill="FFFFFF"/>
          <w:lang w:eastAsia="fr-FR"/>
        </w:rPr>
        <w:t>C'est l'index Template d'elasticsearch qui permet de définir ces règles. En particulier il permet de poser des alias sur les index, à la manière d'une vue pour une base de données. Ce point est important car nous préconisons ce découplage entre l'index et l'exposition que l'on en fait dans les Visualization Kibana. Vous en retrouverez le détail plus dans l'implémentation.</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La Troisième étape : collecter les logs mise en oeuvre du LogShipper</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bdr w:val="single" w:sz="18" w:space="0" w:color="FFFFFF" w:frame="1"/>
          <w:lang w:eastAsia="fr-FR"/>
        </w:rPr>
        <w:drawing>
          <wp:inline distT="0" distB="0" distL="0" distR="0">
            <wp:extent cx="2098040" cy="2098040"/>
            <wp:effectExtent l="0" t="0" r="0" b="0"/>
            <wp:docPr id="13" name="Image 13" descr="http://elzudeggscas.yres.ytech/file/data/hin3n5nadptvd56uli6h/PHID-FILE-jhnrh5l4oq2xhjbibsfr/preview-image.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elzudeggscas.yres.ytech/file/data/hin3n5nadptvd56uli6h/PHID-FILE-jhnrh5l4oq2xhjbibsfr/preview-image.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8040" cy="2098040"/>
                    </a:xfrm>
                    <a:prstGeom prst="rect">
                      <a:avLst/>
                    </a:prstGeom>
                    <a:noFill/>
                    <a:ln>
                      <a:noFill/>
                    </a:ln>
                  </pic:spPr>
                </pic:pic>
              </a:graphicData>
            </a:graphic>
          </wp:inline>
        </w:drawing>
      </w:r>
    </w:p>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Segoe UI" w:eastAsia="Times New Roman" w:hAnsi="Segoe UI" w:cs="Segoe UI"/>
          <w:color w:val="000000"/>
          <w:sz w:val="21"/>
          <w:szCs w:val="21"/>
          <w:lang w:eastAsia="fr-FR"/>
        </w:rPr>
        <w:lastRenderedPageBreak/>
        <w:br/>
      </w:r>
      <w:r w:rsidRPr="00A95930">
        <w:rPr>
          <w:rFonts w:ascii="Segoe UI" w:eastAsia="Times New Roman" w:hAnsi="Segoe UI" w:cs="Segoe UI"/>
          <w:color w:val="000000"/>
          <w:sz w:val="21"/>
          <w:szCs w:val="21"/>
          <w:shd w:val="clear" w:color="auto" w:fill="FFFFFF"/>
          <w:lang w:eastAsia="fr-FR"/>
        </w:rPr>
        <w:t>Le log Shipper est l'agent de collecte à déployer sur les sources produisants les logs que l'on veut indexer.</w:t>
      </w:r>
      <w:r w:rsidRPr="00A95930">
        <w:rPr>
          <w:rFonts w:ascii="Segoe UI" w:eastAsia="Times New Roman" w:hAnsi="Segoe UI" w:cs="Segoe UI"/>
          <w:color w:val="000000"/>
          <w:sz w:val="21"/>
          <w:szCs w:val="21"/>
          <w:lang w:eastAsia="fr-FR"/>
        </w:rPr>
        <w:br/>
      </w:r>
      <w:r w:rsidRPr="00A95930">
        <w:rPr>
          <w:rFonts w:ascii="Segoe UI" w:eastAsia="Times New Roman" w:hAnsi="Segoe UI" w:cs="Segoe UI"/>
          <w:color w:val="000000"/>
          <w:sz w:val="21"/>
          <w:szCs w:val="21"/>
          <w:shd w:val="clear" w:color="auto" w:fill="FFFFFF"/>
          <w:lang w:eastAsia="fr-FR"/>
        </w:rPr>
        <w:t>Avant de le déployer sur l'infra applicative de l'environnement de votre application, il est nécessaire de produire le fichier de paramétrage.</w:t>
      </w:r>
      <w:r w:rsidRPr="00A95930">
        <w:rPr>
          <w:rFonts w:ascii="Segoe UI" w:eastAsia="Times New Roman" w:hAnsi="Segoe UI" w:cs="Segoe UI"/>
          <w:color w:val="000000"/>
          <w:sz w:val="21"/>
          <w:szCs w:val="21"/>
          <w:lang w:eastAsia="fr-FR"/>
        </w:rPr>
        <w:br/>
      </w:r>
      <w:r w:rsidRPr="00A95930">
        <w:rPr>
          <w:rFonts w:ascii="Segoe UI" w:eastAsia="Times New Roman" w:hAnsi="Segoe UI" w:cs="Segoe UI"/>
          <w:color w:val="000000"/>
          <w:sz w:val="21"/>
          <w:szCs w:val="21"/>
          <w:shd w:val="clear" w:color="auto" w:fill="FFFFFF"/>
          <w:lang w:eastAsia="fr-FR"/>
        </w:rPr>
        <w:t>La source de collecte, c'est à dire le path sur lequel les fichiers de logs sont persistés, les tags (attributs) obligatoires à renseigner et la cible d'envoi, c'est à dire le Topic Kafka, point d'entrée de Logstash.</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L'ultime étape avant de pouvoir visualiser les logs dans Kibana : création de l'index Pattern</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bdr w:val="single" w:sz="18" w:space="0" w:color="FFFFFF" w:frame="1"/>
          <w:lang w:eastAsia="fr-FR"/>
        </w:rPr>
        <w:drawing>
          <wp:inline distT="0" distB="0" distL="0" distR="0">
            <wp:extent cx="1222375" cy="2098040"/>
            <wp:effectExtent l="0" t="0" r="0" b="0"/>
            <wp:docPr id="12" name="Image 12" descr="http://elzudeggscas.yres.ytech/file/data/dm5sjt6zgs2zuev735m5/PHID-FILE-xuz7zxpv5jct46oig7by/preview-imag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elzudeggscas.yres.ytech/file/data/dm5sjt6zgs2zuev735m5/PHID-FILE-xuz7zxpv5jct46oig7by/preview-imag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22375" cy="2098040"/>
                    </a:xfrm>
                    <a:prstGeom prst="rect">
                      <a:avLst/>
                    </a:prstGeom>
                    <a:noFill/>
                    <a:ln>
                      <a:noFill/>
                    </a:ln>
                  </pic:spPr>
                </pic:pic>
              </a:graphicData>
            </a:graphic>
          </wp:inline>
        </w:drawing>
      </w:r>
    </w:p>
    <w:p w:rsidR="00A95930" w:rsidRDefault="00A95930" w:rsidP="00A95930">
      <w:pPr>
        <w:rPr>
          <w:rFonts w:ascii="Segoe UI" w:eastAsia="Times New Roman" w:hAnsi="Segoe UI" w:cs="Segoe UI"/>
          <w:color w:val="000000"/>
          <w:sz w:val="21"/>
          <w:szCs w:val="21"/>
          <w:shd w:val="clear" w:color="auto" w:fill="FFFFFF"/>
          <w:lang w:eastAsia="fr-FR"/>
        </w:rPr>
      </w:pPr>
      <w:r w:rsidRPr="00A95930">
        <w:rPr>
          <w:rFonts w:ascii="Segoe UI" w:eastAsia="Times New Roman" w:hAnsi="Segoe UI" w:cs="Segoe UI"/>
          <w:color w:val="000000"/>
          <w:sz w:val="21"/>
          <w:szCs w:val="21"/>
          <w:lang w:eastAsia="fr-FR"/>
        </w:rPr>
        <w:br/>
      </w:r>
      <w:r w:rsidRPr="00A95930">
        <w:rPr>
          <w:rFonts w:ascii="Segoe UI" w:eastAsia="Times New Roman" w:hAnsi="Segoe UI" w:cs="Segoe UI"/>
          <w:color w:val="000000"/>
          <w:sz w:val="21"/>
          <w:szCs w:val="21"/>
          <w:shd w:val="clear" w:color="auto" w:fill="FFFFFF"/>
          <w:lang w:eastAsia="fr-FR"/>
        </w:rPr>
        <w:t>Afin de pouvoir visualiser vos logs dans Kibana, il est nécessaire de créer L'index Pattern Kibana.</w:t>
      </w:r>
      <w:r w:rsidRPr="00A95930">
        <w:rPr>
          <w:rFonts w:ascii="Segoe UI" w:eastAsia="Times New Roman" w:hAnsi="Segoe UI" w:cs="Segoe UI"/>
          <w:color w:val="000000"/>
          <w:sz w:val="21"/>
          <w:szCs w:val="21"/>
          <w:lang w:eastAsia="fr-FR"/>
        </w:rPr>
        <w:br/>
      </w:r>
      <w:r w:rsidRPr="00A95930">
        <w:rPr>
          <w:rFonts w:ascii="Segoe UI" w:eastAsia="Times New Roman" w:hAnsi="Segoe UI" w:cs="Segoe UI"/>
          <w:color w:val="000000"/>
          <w:sz w:val="21"/>
          <w:szCs w:val="21"/>
          <w:shd w:val="clear" w:color="auto" w:fill="FFFFFF"/>
          <w:lang w:eastAsia="fr-FR"/>
        </w:rPr>
        <w:t>L'objectif de l'Index Pattern est d'indiquer à Kibana quels index elasticsearch vous voulez explorer. Il peut regrouper un ou plusieurs index en se basant sur une regex de reconnaissance des index ou des alias elasticsearch.</w:t>
      </w:r>
      <w:r w:rsidRPr="00A95930">
        <w:rPr>
          <w:rFonts w:ascii="Segoe UI" w:eastAsia="Times New Roman" w:hAnsi="Segoe UI" w:cs="Segoe UI"/>
          <w:color w:val="000000"/>
          <w:sz w:val="21"/>
          <w:szCs w:val="21"/>
          <w:lang w:eastAsia="fr-FR"/>
        </w:rPr>
        <w:br/>
      </w:r>
      <w:r w:rsidRPr="00A95930">
        <w:rPr>
          <w:rFonts w:ascii="Segoe UI" w:eastAsia="Times New Roman" w:hAnsi="Segoe UI" w:cs="Segoe UI"/>
          <w:color w:val="000000"/>
          <w:sz w:val="21"/>
          <w:szCs w:val="21"/>
          <w:shd w:val="clear" w:color="auto" w:fill="FFFFFF"/>
          <w:lang w:eastAsia="fr-FR"/>
        </w:rPr>
        <w:t>Nous verrons encore une fois que nous préconisons (voire nous imposons) la création d'index pattern kibana sur la base d'alias elasticsearch.</w:t>
      </w:r>
    </w:p>
    <w:p w:rsidR="00A95930" w:rsidRDefault="00A95930" w:rsidP="00A95930">
      <w:pPr>
        <w:rPr>
          <w:rFonts w:ascii="Segoe UI" w:eastAsia="Times New Roman" w:hAnsi="Segoe UI" w:cs="Segoe UI"/>
          <w:color w:val="000000"/>
          <w:sz w:val="21"/>
          <w:szCs w:val="21"/>
          <w:shd w:val="clear" w:color="auto" w:fill="FFFFFF"/>
          <w:lang w:eastAsia="fr-FR"/>
        </w:rPr>
      </w:pPr>
    </w:p>
    <w:p w:rsidR="00A95930" w:rsidRDefault="00A95930" w:rsidP="00A95930">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Mise En Oeuvre De Logstash</w:t>
      </w:r>
    </w:p>
    <w:p w:rsidR="00A95930" w:rsidRDefault="00A95930" w:rsidP="00A95930">
      <w:pPr>
        <w:rPr>
          <w:rFonts w:ascii="Segoe UI" w:hAnsi="Segoe UI" w:cs="Segoe UI"/>
          <w:b/>
          <w:bCs/>
          <w:color w:val="000000"/>
          <w:sz w:val="36"/>
          <w:szCs w:val="36"/>
          <w:shd w:val="clear" w:color="auto" w:fill="FFFFFF"/>
        </w:rPr>
      </w:pP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Logstash : Mise en oeuvre du paramétrage d'un Pipeline</w:t>
      </w:r>
      <w:r w:rsidRPr="00A95930">
        <w:rPr>
          <w:rFonts w:ascii="Segoe UI" w:eastAsia="Times New Roman" w:hAnsi="Segoe UI" w:cs="Segoe UI"/>
          <w:color w:val="000000"/>
          <w:sz w:val="21"/>
          <w:szCs w:val="21"/>
          <w:lang w:eastAsia="fr-FR"/>
        </w:rPr>
        <w:br/>
        <w:t>Le paramétrage d'un pipeline consiste à renseigner les trois sections suivantes :</w:t>
      </w:r>
    </w:p>
    <w:p w:rsidR="00A95930" w:rsidRPr="00A95930" w:rsidRDefault="00A95930" w:rsidP="00A95930">
      <w:pPr>
        <w:numPr>
          <w:ilvl w:val="0"/>
          <w:numId w:val="7"/>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input</w:t>
      </w:r>
      <w:proofErr w:type="gramEnd"/>
      <w:r w:rsidRPr="00A95930">
        <w:rPr>
          <w:rFonts w:ascii="Segoe UI" w:eastAsia="Times New Roman" w:hAnsi="Segoe UI" w:cs="Segoe UI"/>
          <w:color w:val="000000"/>
          <w:sz w:val="21"/>
          <w:szCs w:val="21"/>
          <w:lang w:eastAsia="fr-FR"/>
        </w:rPr>
        <w:t xml:space="preserve"> { }</w:t>
      </w:r>
    </w:p>
    <w:p w:rsidR="00A95930" w:rsidRPr="00A95930" w:rsidRDefault="00A95930" w:rsidP="00A95930">
      <w:pPr>
        <w:numPr>
          <w:ilvl w:val="0"/>
          <w:numId w:val="7"/>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filter</w:t>
      </w:r>
      <w:proofErr w:type="gramEnd"/>
      <w:r w:rsidRPr="00A95930">
        <w:rPr>
          <w:rFonts w:ascii="Segoe UI" w:eastAsia="Times New Roman" w:hAnsi="Segoe UI" w:cs="Segoe UI"/>
          <w:color w:val="000000"/>
          <w:sz w:val="21"/>
          <w:szCs w:val="21"/>
          <w:lang w:eastAsia="fr-FR"/>
        </w:rPr>
        <w:t xml:space="preserve"> { }</w:t>
      </w:r>
    </w:p>
    <w:p w:rsidR="00A95930" w:rsidRPr="00A95930" w:rsidRDefault="00A95930" w:rsidP="00A95930">
      <w:pPr>
        <w:numPr>
          <w:ilvl w:val="0"/>
          <w:numId w:val="7"/>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output</w:t>
      </w:r>
      <w:proofErr w:type="gramEnd"/>
      <w:r w:rsidRPr="00A95930">
        <w:rPr>
          <w:rFonts w:ascii="Segoe UI" w:eastAsia="Times New Roman" w:hAnsi="Segoe UI" w:cs="Segoe UI"/>
          <w:color w:val="000000"/>
          <w:sz w:val="21"/>
          <w:szCs w:val="21"/>
          <w:lang w:eastAsia="fr-FR"/>
        </w:rPr>
        <w:t xml:space="preserve"> { }</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La section input</w:t>
      </w:r>
      <w:r w:rsidRPr="00A95930">
        <w:rPr>
          <w:rFonts w:ascii="Segoe UI" w:eastAsia="Times New Roman" w:hAnsi="Segoe UI" w:cs="Segoe UI"/>
          <w:color w:val="000000"/>
          <w:sz w:val="21"/>
          <w:szCs w:val="21"/>
          <w:lang w:eastAsia="fr-FR"/>
        </w:rPr>
        <w:br/>
        <w:t>La section input permet de paramétrer la source sur laquelle logstash va appliquer les règles de filtrage.</w:t>
      </w:r>
      <w:r w:rsidRPr="00A95930">
        <w:rPr>
          <w:rFonts w:ascii="Segoe UI" w:eastAsia="Times New Roman" w:hAnsi="Segoe UI" w:cs="Segoe UI"/>
          <w:color w:val="000000"/>
          <w:sz w:val="21"/>
          <w:szCs w:val="21"/>
          <w:lang w:eastAsia="fr-FR"/>
        </w:rPr>
        <w:br/>
        <w:t>Dans la solution Cagip/ELK, c'est Kafka, ainsi il nous faut renseigner les paramétres entre double accolade, dans la section suivante :</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Les valeurs seront données par CAGIP :</w:t>
      </w:r>
    </w:p>
    <w:p w:rsidR="00A95930" w:rsidRPr="00A95930" w:rsidRDefault="00A95930" w:rsidP="00A95930">
      <w:pPr>
        <w:numPr>
          <w:ilvl w:val="0"/>
          <w:numId w:val="8"/>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lastRenderedPageBreak/>
        <w:t xml:space="preserve">SERVEUR_BOOTSTRAP_KAFKA : </w:t>
      </w:r>
      <w:proofErr w:type="gramStart"/>
      <w:r w:rsidRPr="00A95930">
        <w:rPr>
          <w:rFonts w:ascii="Segoe UI" w:eastAsia="Times New Roman" w:hAnsi="Segoe UI" w:cs="Segoe UI"/>
          <w:color w:val="000000"/>
          <w:sz w:val="21"/>
          <w:szCs w:val="21"/>
          <w:lang w:eastAsia="fr-FR"/>
        </w:rPr>
        <w:t>dns:port</w:t>
      </w:r>
      <w:proofErr w:type="gramEnd"/>
      <w:r w:rsidRPr="00A95930">
        <w:rPr>
          <w:rFonts w:ascii="Segoe UI" w:eastAsia="Times New Roman" w:hAnsi="Segoe UI" w:cs="Segoe UI"/>
          <w:color w:val="000000"/>
          <w:sz w:val="21"/>
          <w:szCs w:val="21"/>
          <w:lang w:eastAsia="fr-FR"/>
        </w:rPr>
        <w:t xml:space="preserve"> de tous les serveurs Kafka composants le cluster CAGIP séparés par une virgule.</w:t>
      </w:r>
    </w:p>
    <w:p w:rsidR="00A95930" w:rsidRPr="00A95930" w:rsidRDefault="00A95930" w:rsidP="00A95930">
      <w:pPr>
        <w:numPr>
          <w:ilvl w:val="0"/>
          <w:numId w:val="8"/>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KAFKA_CONS_GROUPID : le groupe id du consummer Kafka</w:t>
      </w:r>
    </w:p>
    <w:p w:rsidR="00A95930" w:rsidRPr="00A95930" w:rsidRDefault="00A95930" w:rsidP="00A95930">
      <w:pPr>
        <w:numPr>
          <w:ilvl w:val="0"/>
          <w:numId w:val="8"/>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Puis les valeurs ada (3 premières lettres de l'adabo), codeproduit, typelog, codeappl permettant de constituer le nom du topic kafka</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input</w:t>
      </w:r>
      <w:proofErr w:type="gramEnd"/>
      <w:r w:rsidRPr="00A95930">
        <w:rPr>
          <w:rFonts w:ascii="Consolas" w:eastAsia="Times New Roman" w:hAnsi="Consolas" w:cs="Courier New"/>
          <w:color w:val="000000"/>
          <w:sz w:val="20"/>
          <w:szCs w:val="20"/>
          <w:lang w:eastAsia="fr-FR"/>
        </w:rPr>
        <w:t xml:space="preserve"> {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kafka</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bootstrap</w:t>
      </w:r>
      <w:proofErr w:type="gramEnd"/>
      <w:r w:rsidRPr="00A95930">
        <w:rPr>
          <w:rFonts w:ascii="Consolas" w:eastAsia="Times New Roman" w:hAnsi="Consolas" w:cs="Courier New"/>
          <w:color w:val="000000"/>
          <w:sz w:val="20"/>
          <w:szCs w:val="20"/>
          <w:lang w:eastAsia="fr-FR"/>
        </w:rPr>
        <w:t>_servers =&gt; "{{SERVEUR_BOOTSTRAP_KAFKA}}"</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decorate</w:t>
      </w:r>
      <w:proofErr w:type="gramEnd"/>
      <w:r w:rsidRPr="00A95930">
        <w:rPr>
          <w:rFonts w:ascii="Consolas" w:eastAsia="Times New Roman" w:hAnsi="Consolas" w:cs="Courier New"/>
          <w:color w:val="000000"/>
          <w:sz w:val="20"/>
          <w:szCs w:val="20"/>
          <w:lang w:eastAsia="fr-FR"/>
        </w:rPr>
        <w:t>_events =&gt; true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group</w:t>
      </w:r>
      <w:proofErr w:type="gramEnd"/>
      <w:r w:rsidRPr="00A95930">
        <w:rPr>
          <w:rFonts w:ascii="Consolas" w:eastAsia="Times New Roman" w:hAnsi="Consolas" w:cs="Courier New"/>
          <w:color w:val="000000"/>
          <w:sz w:val="20"/>
          <w:szCs w:val="20"/>
          <w:lang w:eastAsia="fr-FR"/>
        </w:rPr>
        <w:t>_id =&gt; "{{KAFKA_CONS_GROUPID}}"</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topics</w:t>
      </w:r>
      <w:proofErr w:type="gramEnd"/>
      <w:r w:rsidRPr="00A95930">
        <w:rPr>
          <w:rFonts w:ascii="Consolas" w:eastAsia="Times New Roman" w:hAnsi="Consolas" w:cs="Courier New"/>
          <w:color w:val="000000"/>
          <w:sz w:val="20"/>
          <w:szCs w:val="20"/>
          <w:lang w:eastAsia="fr-FR"/>
        </w:rPr>
        <w:t>_pattern =&gt; ["cats.elisa.{{ada}}.{{codeproduit}}.{{typelog}}.{{codeappl}}"]</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codec</w:t>
      </w:r>
      <w:proofErr w:type="gramEnd"/>
      <w:r w:rsidRPr="00A95930">
        <w:rPr>
          <w:rFonts w:ascii="Consolas" w:eastAsia="Times New Roman" w:hAnsi="Consolas" w:cs="Courier New"/>
          <w:color w:val="000000"/>
          <w:sz w:val="20"/>
          <w:szCs w:val="20"/>
          <w:lang w:eastAsia="fr-FR"/>
        </w:rPr>
        <w:t xml:space="preserve"> =&gt; "json"</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security</w:t>
      </w:r>
      <w:proofErr w:type="gramEnd"/>
      <w:r w:rsidRPr="00A95930">
        <w:rPr>
          <w:rFonts w:ascii="Consolas" w:eastAsia="Times New Roman" w:hAnsi="Consolas" w:cs="Courier New"/>
          <w:color w:val="000000"/>
          <w:sz w:val="20"/>
          <w:szCs w:val="20"/>
          <w:lang w:eastAsia="fr-FR"/>
        </w:rPr>
        <w:t>_protocol =&gt; "SASL_PLAINTEXT"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sasl</w:t>
      </w:r>
      <w:proofErr w:type="gramEnd"/>
      <w:r w:rsidRPr="00A95930">
        <w:rPr>
          <w:rFonts w:ascii="Consolas" w:eastAsia="Times New Roman" w:hAnsi="Consolas" w:cs="Courier New"/>
          <w:color w:val="000000"/>
          <w:sz w:val="20"/>
          <w:szCs w:val="20"/>
          <w:lang w:eastAsia="fr-FR"/>
        </w:rPr>
        <w:t>_mechanism =&gt; "PLAIN"</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jaas</w:t>
      </w:r>
      <w:proofErr w:type="gramEnd"/>
      <w:r w:rsidRPr="00A95930">
        <w:rPr>
          <w:rFonts w:ascii="Consolas" w:eastAsia="Times New Roman" w:hAnsi="Consolas" w:cs="Courier New"/>
          <w:color w:val="000000"/>
          <w:sz w:val="20"/>
          <w:szCs w:val="20"/>
          <w:lang w:eastAsia="fr-FR"/>
        </w:rPr>
        <w:t>_path =&gt; "/usr/share/logstash/config/jaas-kafka-client.conf"</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enable</w:t>
      </w:r>
      <w:proofErr w:type="gramEnd"/>
      <w:r w:rsidRPr="00A95930">
        <w:rPr>
          <w:rFonts w:ascii="Consolas" w:eastAsia="Times New Roman" w:hAnsi="Consolas" w:cs="Courier New"/>
          <w:color w:val="000000"/>
          <w:sz w:val="20"/>
          <w:szCs w:val="20"/>
          <w:lang w:eastAsia="fr-FR"/>
        </w:rPr>
        <w:t>_auto_commit =&gt; "false"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ab/>
        <w:t xml:space="preserve">  </w:t>
      </w:r>
      <w:proofErr w:type="gramStart"/>
      <w:r w:rsidRPr="00A95930">
        <w:rPr>
          <w:rFonts w:ascii="Consolas" w:eastAsia="Times New Roman" w:hAnsi="Consolas" w:cs="Courier New"/>
          <w:color w:val="000000"/>
          <w:sz w:val="20"/>
          <w:szCs w:val="20"/>
          <w:lang w:eastAsia="fr-FR"/>
        </w:rPr>
        <w:t>auto</w:t>
      </w:r>
      <w:proofErr w:type="gramEnd"/>
      <w:r w:rsidRPr="00A95930">
        <w:rPr>
          <w:rFonts w:ascii="Consolas" w:eastAsia="Times New Roman" w:hAnsi="Consolas" w:cs="Courier New"/>
          <w:color w:val="000000"/>
          <w:sz w:val="20"/>
          <w:szCs w:val="20"/>
          <w:lang w:eastAsia="fr-FR"/>
        </w:rPr>
        <w:t>_offset_reset =&gt; "earliest"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A noter que le nom du topic doit évidemment être le même dans la configuration filebeat que l'on fera par la suite.</w:t>
      </w:r>
      <w:r w:rsidRPr="00A95930">
        <w:rPr>
          <w:rFonts w:ascii="Segoe UI" w:eastAsia="Times New Roman" w:hAnsi="Segoe UI" w:cs="Segoe UI"/>
          <w:color w:val="000000"/>
          <w:sz w:val="21"/>
          <w:szCs w:val="21"/>
          <w:lang w:eastAsia="fr-FR"/>
        </w:rPr>
        <w:br/>
        <w:t>Le typelog caractérise la famille de log, par exemple dans Synapse, nous avons caractérisé les logs de performance de l'Apimanager par une code famille APIM-PERF, il s'agit ici de la même notion.</w:t>
      </w:r>
      <w:r w:rsidRPr="00A95930">
        <w:rPr>
          <w:rFonts w:ascii="Segoe UI" w:eastAsia="Times New Roman" w:hAnsi="Segoe UI" w:cs="Segoe UI"/>
          <w:color w:val="000000"/>
          <w:sz w:val="21"/>
          <w:szCs w:val="21"/>
          <w:lang w:eastAsia="fr-FR"/>
        </w:rPr>
        <w:br/>
        <w:t>Par exemple, pour les fichiers accesslog produit par le serveur http, typelog = access.</w:t>
      </w:r>
      <w:r w:rsidRPr="00A95930">
        <w:rPr>
          <w:rFonts w:ascii="Segoe UI" w:eastAsia="Times New Roman" w:hAnsi="Segoe UI" w:cs="Segoe UI"/>
          <w:color w:val="000000"/>
          <w:sz w:val="21"/>
          <w:szCs w:val="21"/>
          <w:lang w:eastAsia="fr-FR"/>
        </w:rPr>
        <w:br/>
        <w:t>Pour des logs issus d'une infra technique de type squid, on mettra....typelog=squid</w:t>
      </w:r>
      <w:r w:rsidRPr="00A95930">
        <w:rPr>
          <w:rFonts w:ascii="Segoe UI" w:eastAsia="Times New Roman" w:hAnsi="Segoe UI" w:cs="Segoe UI"/>
          <w:color w:val="000000"/>
          <w:sz w:val="21"/>
          <w:szCs w:val="21"/>
          <w:lang w:eastAsia="fr-FR"/>
        </w:rPr>
        <w:br/>
        <w:t>La nomenclature reste à définir.</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La section filter</w:t>
      </w:r>
    </w:p>
    <w:p w:rsidR="00A95930" w:rsidRPr="00A95930" w:rsidRDefault="00A95930" w:rsidP="00A95930">
      <w:pPr>
        <w:numPr>
          <w:ilvl w:val="0"/>
          <w:numId w:val="9"/>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filter</w:t>
      </w:r>
      <w:proofErr w:type="gramEnd"/>
      <w:r w:rsidRPr="00A95930">
        <w:rPr>
          <w:rFonts w:ascii="Segoe UI" w:eastAsia="Times New Roman" w:hAnsi="Segoe UI" w:cs="Segoe UI"/>
          <w:color w:val="000000"/>
          <w:sz w:val="21"/>
          <w:szCs w:val="21"/>
          <w:lang w:eastAsia="fr-FR"/>
        </w:rPr>
        <w:t xml:space="preserve"> { }</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La partie filter permet le découpage de la log consommée depuis Kafka en appliquant des règles de parsing et d'enrichissement de chacun des messages de logs.</w:t>
      </w:r>
      <w:r w:rsidRPr="00A95930">
        <w:rPr>
          <w:rFonts w:ascii="Segoe UI" w:eastAsia="Times New Roman" w:hAnsi="Segoe UI" w:cs="Segoe UI"/>
          <w:color w:val="000000"/>
          <w:sz w:val="21"/>
          <w:szCs w:val="21"/>
          <w:lang w:eastAsia="fr-FR"/>
        </w:rPr>
        <w:br/>
        <w:t>Pour cela il s'appuie sur un langage d'analyse syntaxique basé sur deux filtres principaux :</w:t>
      </w:r>
    </w:p>
    <w:p w:rsidR="00A95930" w:rsidRPr="00A95930" w:rsidRDefault="00A95930" w:rsidP="00A95930">
      <w:pPr>
        <w:numPr>
          <w:ilvl w:val="0"/>
          <w:numId w:val="10"/>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le</w:t>
      </w:r>
      <w:proofErr w:type="gramEnd"/>
      <w:r w:rsidRPr="00A95930">
        <w:rPr>
          <w:rFonts w:ascii="Segoe UI" w:eastAsia="Times New Roman" w:hAnsi="Segoe UI" w:cs="Segoe UI"/>
          <w:color w:val="000000"/>
          <w:sz w:val="21"/>
          <w:szCs w:val="21"/>
          <w:lang w:eastAsia="fr-FR"/>
        </w:rPr>
        <w:t xml:space="preserve"> dissect qui se base sur des séparateurs</w:t>
      </w:r>
    </w:p>
    <w:p w:rsidR="00A95930" w:rsidRPr="00A95930" w:rsidRDefault="00A95930" w:rsidP="00A95930">
      <w:pPr>
        <w:numPr>
          <w:ilvl w:val="0"/>
          <w:numId w:val="10"/>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le</w:t>
      </w:r>
      <w:proofErr w:type="gramEnd"/>
      <w:r w:rsidRPr="00A95930">
        <w:rPr>
          <w:rFonts w:ascii="Segoe UI" w:eastAsia="Times New Roman" w:hAnsi="Segoe UI" w:cs="Segoe UI"/>
          <w:color w:val="000000"/>
          <w:sz w:val="21"/>
          <w:szCs w:val="21"/>
          <w:lang w:eastAsia="fr-FR"/>
        </w:rPr>
        <w:t xml:space="preserve"> grok qui lui se base sur des patterns d'expressions régulières.</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grok est largement répandu et utilisé et propose un ensemble de pattern d'expressions régulières déjà prêtes à l'emploi.</w:t>
      </w:r>
      <w:r w:rsidRPr="00A95930">
        <w:rPr>
          <w:rFonts w:ascii="Segoe UI" w:eastAsia="Times New Roman" w:hAnsi="Segoe UI" w:cs="Segoe UI"/>
          <w:color w:val="000000"/>
          <w:sz w:val="21"/>
          <w:szCs w:val="21"/>
          <w:lang w:eastAsia="fr-FR"/>
        </w:rPr>
        <w:br/>
        <w:t>Voici un site qui peut vous aider à utiliser les différents patterns grok disponibles :</w:t>
      </w:r>
      <w:r w:rsidRPr="00A95930">
        <w:rPr>
          <w:rFonts w:ascii="Segoe UI" w:eastAsia="Times New Roman" w:hAnsi="Segoe UI" w:cs="Segoe UI"/>
          <w:color w:val="000000"/>
          <w:sz w:val="21"/>
          <w:szCs w:val="21"/>
          <w:lang w:eastAsia="fr-FR"/>
        </w:rPr>
        <w:br/>
      </w:r>
      <w:hyperlink r:id="rId45" w:tgtFrame="_blank" w:history="1">
        <w:r w:rsidRPr="00A95930">
          <w:rPr>
            <w:rFonts w:ascii="Segoe UI" w:eastAsia="Times New Roman" w:hAnsi="Segoe UI" w:cs="Segoe UI"/>
            <w:color w:val="136CB2"/>
            <w:sz w:val="21"/>
            <w:szCs w:val="21"/>
            <w:u w:val="single"/>
            <w:lang w:eastAsia="fr-FR"/>
          </w:rPr>
          <w:t>Grok Patterns - Lucidworks Documentation</w:t>
        </w:r>
      </w:hyperlink>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Voici un autre site qui peut vous permettre de développer et de tester vos pattern Grok :</w:t>
      </w:r>
      <w:r w:rsidRPr="00A95930">
        <w:rPr>
          <w:rFonts w:ascii="Segoe UI" w:eastAsia="Times New Roman" w:hAnsi="Segoe UI" w:cs="Segoe UI"/>
          <w:color w:val="000000"/>
          <w:sz w:val="21"/>
          <w:szCs w:val="21"/>
          <w:lang w:eastAsia="fr-FR"/>
        </w:rPr>
        <w:br/>
      </w:r>
      <w:hyperlink r:id="rId46" w:tgtFrame="_blank" w:history="1">
        <w:r w:rsidRPr="00A95930">
          <w:rPr>
            <w:rFonts w:ascii="Segoe UI" w:eastAsia="Times New Roman" w:hAnsi="Segoe UI" w:cs="Segoe UI"/>
            <w:color w:val="136CB2"/>
            <w:sz w:val="21"/>
            <w:szCs w:val="21"/>
            <w:u w:val="single"/>
            <w:lang w:eastAsia="fr-FR"/>
          </w:rPr>
          <w:t>grokconstructor</w:t>
        </w:r>
      </w:hyperlink>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 xml:space="preserve">L'exemple ci dessous permet de mettre en oeuvre le parsing </w:t>
      </w:r>
      <w:proofErr w:type="gramStart"/>
      <w:r w:rsidRPr="00A95930">
        <w:rPr>
          <w:rFonts w:ascii="Segoe UI" w:eastAsia="Times New Roman" w:hAnsi="Segoe UI" w:cs="Segoe UI"/>
          <w:color w:val="000000"/>
          <w:sz w:val="21"/>
          <w:szCs w:val="21"/>
          <w:lang w:eastAsia="fr-FR"/>
        </w:rPr>
        <w:t>d'un log produite</w:t>
      </w:r>
      <w:proofErr w:type="gramEnd"/>
      <w:r w:rsidRPr="00A95930">
        <w:rPr>
          <w:rFonts w:ascii="Segoe UI" w:eastAsia="Times New Roman" w:hAnsi="Segoe UI" w:cs="Segoe UI"/>
          <w:color w:val="000000"/>
          <w:sz w:val="21"/>
          <w:szCs w:val="21"/>
          <w:lang w:eastAsia="fr-FR"/>
        </w:rPr>
        <w:t xml:space="preserve"> par l'API DSP2</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lastRenderedPageBreak/>
        <w:t xml:space="preserve">[2019/02/21 </w:t>
      </w:r>
      <w:proofErr w:type="gramStart"/>
      <w:r w:rsidRPr="00A95930">
        <w:rPr>
          <w:rFonts w:ascii="Consolas" w:eastAsia="Times New Roman" w:hAnsi="Consolas" w:cs="Courier New"/>
          <w:color w:val="000000"/>
          <w:sz w:val="20"/>
          <w:szCs w:val="20"/>
          <w:lang w:eastAsia="fr-FR"/>
        </w:rPr>
        <w:t>17:</w:t>
      </w:r>
      <w:proofErr w:type="gramEnd"/>
      <w:r w:rsidRPr="00A95930">
        <w:rPr>
          <w:rFonts w:ascii="Consolas" w:eastAsia="Times New Roman" w:hAnsi="Consolas" w:cs="Courier New"/>
          <w:color w:val="000000"/>
          <w:sz w:val="20"/>
          <w:szCs w:val="20"/>
          <w:lang w:eastAsia="fr-FR"/>
        </w:rPr>
        <w:t>00:47,099] [PERF] [CR:88200] [idPart:00000021521027] [88200e2ed4545-4afb-4c66-b1e8-f203956793aa33333630-3936-3332-3030-343935303730] [fr.ca.cat.npc.synthese.servlets.SyntheseLoadKPIServlet] [Socle AEM:NPC:1.0] [verbeHttp:POST] [consommateur:NPC:1.0] [consommateurOrigine:NPC:60205900062] [acteur:00000021521027] [distribCanalID:] [userTypeCASA:0] [bankNetwork:] - [MOSTCODE=IDENT_SYNTHESE_NPC] Temps Load Synthese||4677 (ms)</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roofErr w:type="gramStart"/>
      <w:r w:rsidRPr="00A95930">
        <w:rPr>
          <w:rFonts w:ascii="Consolas" w:eastAsia="Times New Roman" w:hAnsi="Consolas" w:cs="Courier New"/>
          <w:color w:val="000000"/>
          <w:sz w:val="20"/>
          <w:szCs w:val="20"/>
          <w:lang w:eastAsia="fr-FR"/>
        </w:rPr>
        <w:t>filter</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grok</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match</w:t>
      </w:r>
      <w:proofErr w:type="gramEnd"/>
      <w:r w:rsidRPr="00A95930">
        <w:rPr>
          <w:rFonts w:ascii="Consolas" w:eastAsia="Times New Roman" w:hAnsi="Consolas" w:cs="Courier New"/>
          <w:color w:val="000000"/>
          <w:sz w:val="20"/>
          <w:szCs w:val="20"/>
          <w:lang w:eastAsia="fr-FR"/>
        </w:rPr>
        <w:t xml:space="preserve"> =&gt; {"message" =&gt; "%{TIMESTAMP_ISO8601:dsp2_logdate}]\s+%{LOGLEVEL:dsp2_level} \-%{SPACE}%{WORD:dsp2_direction}:%{SPACE}%{NOTSPACE:dsp2_url}\|( WSAction:%{DATA:dsp2_wasaction}%{SPACE}\| SOAPAction:%{DATA:dsp2_soapaction}\| | %{SPACE})MessageID: urn:uuid:%{UUID:dsp2_msgid}%{SPACE}\| Direction: %{WORD:dsp2_typeEchange}%{GREEDYDATA:dsp2_rest}"}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Ainsi la règle de filtrage permet de découper l'attribut "message" en autant d'attributs précisés dans le parsing dans les différents patterns grok</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Comment tester un parsing grok dans Kibana ?</w:t>
      </w:r>
      <w:r w:rsidRPr="00A95930">
        <w:rPr>
          <w:rFonts w:ascii="Segoe UI" w:eastAsia="Times New Roman" w:hAnsi="Segoe UI" w:cs="Segoe UI"/>
          <w:color w:val="000000"/>
          <w:sz w:val="21"/>
          <w:szCs w:val="21"/>
          <w:lang w:eastAsia="fr-FR"/>
        </w:rPr>
        <w:br/>
        <w:t>Il existe de nombreux parser grok online, mais le plus efficace est celui proposé dans l'UI Kibana dans la section DevTool</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lang w:eastAsia="fr-FR"/>
        </w:rPr>
        <w:lastRenderedPageBreak/>
        <w:drawing>
          <wp:inline distT="0" distB="0" distL="0" distR="0">
            <wp:extent cx="11550015" cy="7652385"/>
            <wp:effectExtent l="0" t="0" r="0" b="5715"/>
            <wp:docPr id="24" name="Image 24" descr="http://elzudeggscas.yres.ytech/file/data/zukuk4koqvi2tyck6w75/PHID-FILE-itvgzth3isvu5we53sj2/image.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elzudeggscas.yres.ytech/file/data/zukuk4koqvi2tyck6w75/PHID-FILE-itvgzth3isvu5we53sj2/image.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550015" cy="7652385"/>
                    </a:xfrm>
                    <a:prstGeom prst="rect">
                      <a:avLst/>
                    </a:prstGeom>
                    <a:noFill/>
                    <a:ln>
                      <a:noFill/>
                    </a:ln>
                  </pic:spPr>
                </pic:pic>
              </a:graphicData>
            </a:graphic>
          </wp:inline>
        </w:drawing>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La mise au point de la séquence grok de parsing de la log DSP2 se fait aisément à partir d'une log sample.</w:t>
      </w:r>
      <w:r w:rsidRPr="00A95930">
        <w:rPr>
          <w:rFonts w:ascii="Segoe UI" w:eastAsia="Times New Roman" w:hAnsi="Segoe UI" w:cs="Segoe UI"/>
          <w:color w:val="000000"/>
          <w:sz w:val="21"/>
          <w:szCs w:val="21"/>
          <w:lang w:eastAsia="fr-FR"/>
        </w:rPr>
        <w:br/>
        <w:t>Le bouton simulate permet d'obtenir le résultat du parsing!</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ajout d'attributs obligatoire dans la section filter</w:t>
      </w:r>
      <w:r w:rsidRPr="00A95930">
        <w:rPr>
          <w:rFonts w:ascii="Segoe UI" w:eastAsia="Times New Roman" w:hAnsi="Segoe UI" w:cs="Segoe UI"/>
          <w:color w:val="000000"/>
          <w:sz w:val="21"/>
          <w:szCs w:val="21"/>
          <w:lang w:eastAsia="fr-FR"/>
        </w:rPr>
        <w:br/>
        <w:t>Certains attributs nécessaires sont à ajouter afin de définir le nom de l'index elasticsearch dans la section output, nous le verrons plus tard :</w:t>
      </w:r>
      <w:r w:rsidRPr="00A95930">
        <w:rPr>
          <w:rFonts w:ascii="Segoe UI" w:eastAsia="Times New Roman" w:hAnsi="Segoe UI" w:cs="Segoe UI"/>
          <w:color w:val="000000"/>
          <w:sz w:val="21"/>
          <w:szCs w:val="21"/>
          <w:lang w:eastAsia="fr-FR"/>
        </w:rPr>
        <w:br/>
      </w:r>
      <w:r w:rsidRPr="00A95930">
        <w:rPr>
          <w:rFonts w:ascii="Segoe UI" w:eastAsia="Times New Roman" w:hAnsi="Segoe UI" w:cs="Segoe UI"/>
          <w:color w:val="000000"/>
          <w:sz w:val="21"/>
          <w:szCs w:val="21"/>
          <w:lang w:eastAsia="fr-FR"/>
        </w:rPr>
        <w:lastRenderedPageBreak/>
        <w:t>L'année AAAA</w:t>
      </w:r>
      <w:r w:rsidRPr="00A95930">
        <w:rPr>
          <w:rFonts w:ascii="Segoe UI" w:eastAsia="Times New Roman" w:hAnsi="Segoe UI" w:cs="Segoe UI"/>
          <w:color w:val="000000"/>
          <w:sz w:val="21"/>
          <w:szCs w:val="21"/>
          <w:lang w:eastAsia="fr-FR"/>
        </w:rPr>
        <w:br/>
        <w:t>Le mois MM</w:t>
      </w:r>
      <w:r w:rsidRPr="00A95930">
        <w:rPr>
          <w:rFonts w:ascii="Segoe UI" w:eastAsia="Times New Roman" w:hAnsi="Segoe UI" w:cs="Segoe UI"/>
          <w:color w:val="000000"/>
          <w:sz w:val="21"/>
          <w:szCs w:val="21"/>
          <w:lang w:eastAsia="fr-FR"/>
        </w:rPr>
        <w:br/>
        <w:t>Le jour JJ</w:t>
      </w:r>
      <w:r w:rsidRPr="00A95930">
        <w:rPr>
          <w:rFonts w:ascii="Segoe UI" w:eastAsia="Times New Roman" w:hAnsi="Segoe UI" w:cs="Segoe UI"/>
          <w:color w:val="000000"/>
          <w:sz w:val="21"/>
          <w:szCs w:val="21"/>
          <w:lang w:eastAsia="fr-FR"/>
        </w:rPr>
        <w:br/>
        <w:t>Car souvenez-vous, nous créons un index elasticsearch par jour pour chaque type de log, produit, adabo, appl.</w:t>
      </w:r>
      <w:r w:rsidRPr="00A95930">
        <w:rPr>
          <w:rFonts w:ascii="Segoe UI" w:eastAsia="Times New Roman" w:hAnsi="Segoe UI" w:cs="Segoe UI"/>
          <w:color w:val="000000"/>
          <w:sz w:val="21"/>
          <w:szCs w:val="21"/>
          <w:lang w:eastAsia="fr-FR"/>
        </w:rPr>
        <w:br/>
        <w:t>La section fingerprint calcule un identifiant unique (key value) à partir du contenu du message de log. L'identifiant est utilisé plus loin dans la section output pour garantir l'unicité du document dans l'index elasticsearch.</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roofErr w:type="gramStart"/>
      <w:r w:rsidRPr="00A95930">
        <w:rPr>
          <w:rFonts w:ascii="Consolas" w:eastAsia="Times New Roman" w:hAnsi="Consolas" w:cs="Courier New"/>
          <w:color w:val="000000"/>
          <w:sz w:val="20"/>
          <w:szCs w:val="20"/>
          <w:lang w:eastAsia="fr-FR"/>
        </w:rPr>
        <w:t>filter</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grok</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match</w:t>
      </w:r>
      <w:proofErr w:type="gramEnd"/>
      <w:r w:rsidRPr="00A95930">
        <w:rPr>
          <w:rFonts w:ascii="Consolas" w:eastAsia="Times New Roman" w:hAnsi="Consolas" w:cs="Courier New"/>
          <w:color w:val="000000"/>
          <w:sz w:val="20"/>
          <w:szCs w:val="20"/>
          <w:lang w:eastAsia="fr-FR"/>
        </w:rPr>
        <w:t xml:space="preserve"> =&gt; {"message" =&gt; "%{TIMESTAMP_ISO8601:timestamp}]\s+%{LOGLEVEL:level} \-%{SPACE}%{WORD:dsp2_direction}:%{SPACE}%{NOTSPACE:dsp2_url}\|( WSAction:%{DATA:dsp2_wasaction}%{SPACE}\| SOAPAction:%{DATA:dsp2_soapaction}\| | %{SPACE})MessageID: urn:uuid:%{UUID:dsp2_msgid}%{SPACE}\| Direction: %{WORD:dsp2_typeEchange}%{GREEDYDATA:dsp2_rest}"}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#création de la date de traitement par logstash</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mutate</w:t>
      </w:r>
      <w:proofErr w:type="gramEnd"/>
      <w:r w:rsidRPr="00A95930">
        <w:rPr>
          <w:rFonts w:ascii="Consolas" w:eastAsia="Times New Roman" w:hAnsi="Consolas" w:cs="Courier New"/>
          <w:color w:val="000000"/>
          <w:sz w:val="20"/>
          <w:szCs w:val="20"/>
          <w:lang w:eastAsia="fr-FR"/>
        </w:rPr>
        <w:t xml:space="preserve"> { add_field =&gt; { "tk_create"=&gt; "%{@timestamp}" } }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 génération identifiant unique </w:t>
      </w:r>
      <w:proofErr w:type="gramStart"/>
      <w:r w:rsidRPr="00A95930">
        <w:rPr>
          <w:rFonts w:ascii="Consolas" w:eastAsia="Times New Roman" w:hAnsi="Consolas" w:cs="Courier New"/>
          <w:color w:val="000000"/>
          <w:sz w:val="20"/>
          <w:szCs w:val="20"/>
          <w:lang w:eastAsia="fr-FR"/>
        </w:rPr>
        <w:t>de la log</w:t>
      </w:r>
      <w:proofErr w:type="gramEnd"/>
      <w:r w:rsidRPr="00A95930">
        <w:rPr>
          <w:rFonts w:ascii="Consolas" w:eastAsia="Times New Roman" w:hAnsi="Consolas" w:cs="Courier New"/>
          <w:color w:val="000000"/>
          <w:sz w:val="20"/>
          <w:szCs w:val="20"/>
          <w:lang w:eastAsia="fr-FR"/>
        </w:rPr>
        <w:t xml:space="preserve"> pour l'unicité de la log si rejeu</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fingerprint</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source</w:t>
      </w:r>
      <w:proofErr w:type="gramEnd"/>
      <w:r w:rsidRPr="00A95930">
        <w:rPr>
          <w:rFonts w:ascii="Consolas" w:eastAsia="Times New Roman" w:hAnsi="Consolas" w:cs="Courier New"/>
          <w:color w:val="000000"/>
          <w:sz w:val="20"/>
          <w:szCs w:val="20"/>
          <w:lang w:eastAsia="fr-FR"/>
        </w:rPr>
        <w:t xml:space="preserve"> =&gt; "message"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concatenate</w:t>
      </w:r>
      <w:proofErr w:type="gramEnd"/>
      <w:r w:rsidRPr="00A95930">
        <w:rPr>
          <w:rFonts w:ascii="Consolas" w:eastAsia="Times New Roman" w:hAnsi="Consolas" w:cs="Courier New"/>
          <w:color w:val="000000"/>
          <w:sz w:val="20"/>
          <w:szCs w:val="20"/>
          <w:lang w:eastAsia="fr-FR"/>
        </w:rPr>
        <w:t>_all_fields =&gt; "true"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target</w:t>
      </w:r>
      <w:proofErr w:type="gramEnd"/>
      <w:r w:rsidRPr="00A95930">
        <w:rPr>
          <w:rFonts w:ascii="Consolas" w:eastAsia="Times New Roman" w:hAnsi="Consolas" w:cs="Courier New"/>
          <w:color w:val="000000"/>
          <w:sz w:val="20"/>
          <w:szCs w:val="20"/>
          <w:lang w:eastAsia="fr-FR"/>
        </w:rPr>
        <w:t xml:space="preserve"> =&gt; "[@metadata][fingerprint]"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method</w:t>
      </w:r>
      <w:proofErr w:type="gramEnd"/>
      <w:r w:rsidRPr="00A95930">
        <w:rPr>
          <w:rFonts w:ascii="Consolas" w:eastAsia="Times New Roman" w:hAnsi="Consolas" w:cs="Courier New"/>
          <w:color w:val="000000"/>
          <w:sz w:val="20"/>
          <w:szCs w:val="20"/>
          <w:lang w:eastAsia="fr-FR"/>
        </w:rPr>
        <w:t xml:space="preserve"> =&gt; "SHA256"</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 Récupération du mois sur deux chiffres</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mutate</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add</w:t>
      </w:r>
      <w:proofErr w:type="gramEnd"/>
      <w:r w:rsidRPr="00A95930">
        <w:rPr>
          <w:rFonts w:ascii="Consolas" w:eastAsia="Times New Roman" w:hAnsi="Consolas" w:cs="Courier New"/>
          <w:color w:val="000000"/>
          <w:sz w:val="20"/>
          <w:szCs w:val="20"/>
          <w:lang w:eastAsia="fr-FR"/>
        </w:rPr>
        <w:t>_field =&gt; {"[JJ]" =&gt; "%{+dd}"}</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add</w:t>
      </w:r>
      <w:proofErr w:type="gramEnd"/>
      <w:r w:rsidRPr="00A95930">
        <w:rPr>
          <w:rFonts w:ascii="Consolas" w:eastAsia="Times New Roman" w:hAnsi="Consolas" w:cs="Courier New"/>
          <w:color w:val="000000"/>
          <w:sz w:val="20"/>
          <w:szCs w:val="20"/>
          <w:lang w:eastAsia="fr-FR"/>
        </w:rPr>
        <w:t>_field =&gt; {"[MM]" =&gt; "%{+MM}"}</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add</w:t>
      </w:r>
      <w:proofErr w:type="gramEnd"/>
      <w:r w:rsidRPr="00A95930">
        <w:rPr>
          <w:rFonts w:ascii="Consolas" w:eastAsia="Times New Roman" w:hAnsi="Consolas" w:cs="Courier New"/>
          <w:color w:val="000000"/>
          <w:sz w:val="20"/>
          <w:szCs w:val="20"/>
          <w:lang w:eastAsia="fr-FR"/>
        </w:rPr>
        <w:t>_field =&gt; {"[AAAA]" =&gt; "%{+yyyy}"}</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L'attribut adabo est issu de la configuration filebeat, l'agent de collecte, par précaution, nous le forçons en lowercase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roofErr w:type="gramStart"/>
      <w:r w:rsidRPr="00A95930">
        <w:rPr>
          <w:rFonts w:ascii="Consolas" w:eastAsia="Times New Roman" w:hAnsi="Consolas" w:cs="Courier New"/>
          <w:color w:val="000000"/>
          <w:sz w:val="20"/>
          <w:szCs w:val="20"/>
          <w:lang w:eastAsia="fr-FR"/>
        </w:rPr>
        <w:t>filter</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grok</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match</w:t>
      </w:r>
      <w:proofErr w:type="gramEnd"/>
      <w:r w:rsidRPr="00A95930">
        <w:rPr>
          <w:rFonts w:ascii="Consolas" w:eastAsia="Times New Roman" w:hAnsi="Consolas" w:cs="Courier New"/>
          <w:color w:val="000000"/>
          <w:sz w:val="20"/>
          <w:szCs w:val="20"/>
          <w:lang w:eastAsia="fr-FR"/>
        </w:rPr>
        <w:t xml:space="preserve"> =&gt; {"message" =&gt; "%{TIMESTAMP_ISO8601:timestamp}]\s+%{LOGLEVEL:level} \-%{SPACE}%{WORD:dsp2_direction}:%{SPACE}%{NOTSPACE:dsp2_url}\|( WSAction:%{DATA:dsp2_wasaction}%{SPACE}\| SOAPAction:%{DATA:dsp2_soapaction}\| | %{SPACE})MessageID: urn:uuid:%{UUID:dsp2_msgid}%{SPACE}\| Direction: %{WORD:dsp2_typeEchange}%{GREEDYDATA:dsp2_rest}"}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#création de la date de traitement par logstash</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mutate</w:t>
      </w:r>
      <w:proofErr w:type="gramEnd"/>
      <w:r w:rsidRPr="00A95930">
        <w:rPr>
          <w:rFonts w:ascii="Consolas" w:eastAsia="Times New Roman" w:hAnsi="Consolas" w:cs="Courier New"/>
          <w:color w:val="000000"/>
          <w:sz w:val="20"/>
          <w:szCs w:val="20"/>
          <w:lang w:eastAsia="fr-FR"/>
        </w:rPr>
        <w:t xml:space="preserve"> { add_field =&gt; { "tk_create"=&gt; "%{@timestamp}" } }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 génération identifiant unique </w:t>
      </w:r>
      <w:proofErr w:type="gramStart"/>
      <w:r w:rsidRPr="00A95930">
        <w:rPr>
          <w:rFonts w:ascii="Consolas" w:eastAsia="Times New Roman" w:hAnsi="Consolas" w:cs="Courier New"/>
          <w:color w:val="000000"/>
          <w:sz w:val="20"/>
          <w:szCs w:val="20"/>
          <w:lang w:eastAsia="fr-FR"/>
        </w:rPr>
        <w:t>de la log</w:t>
      </w:r>
      <w:proofErr w:type="gramEnd"/>
      <w:r w:rsidRPr="00A95930">
        <w:rPr>
          <w:rFonts w:ascii="Consolas" w:eastAsia="Times New Roman" w:hAnsi="Consolas" w:cs="Courier New"/>
          <w:color w:val="000000"/>
          <w:sz w:val="20"/>
          <w:szCs w:val="20"/>
          <w:lang w:eastAsia="fr-FR"/>
        </w:rPr>
        <w:t xml:space="preserve"> pour l'unicité de la log si rejeu</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lastRenderedPageBreak/>
        <w:t xml:space="preserve">  </w:t>
      </w:r>
      <w:proofErr w:type="gramStart"/>
      <w:r w:rsidRPr="00A95930">
        <w:rPr>
          <w:rFonts w:ascii="Consolas" w:eastAsia="Times New Roman" w:hAnsi="Consolas" w:cs="Courier New"/>
          <w:color w:val="000000"/>
          <w:sz w:val="20"/>
          <w:szCs w:val="20"/>
          <w:lang w:eastAsia="fr-FR"/>
        </w:rPr>
        <w:t>fingerprint</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source</w:t>
      </w:r>
      <w:proofErr w:type="gramEnd"/>
      <w:r w:rsidRPr="00A95930">
        <w:rPr>
          <w:rFonts w:ascii="Consolas" w:eastAsia="Times New Roman" w:hAnsi="Consolas" w:cs="Courier New"/>
          <w:color w:val="000000"/>
          <w:sz w:val="20"/>
          <w:szCs w:val="20"/>
          <w:lang w:eastAsia="fr-FR"/>
        </w:rPr>
        <w:t xml:space="preserve"> =&gt; "message"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concatenate</w:t>
      </w:r>
      <w:proofErr w:type="gramEnd"/>
      <w:r w:rsidRPr="00A95930">
        <w:rPr>
          <w:rFonts w:ascii="Consolas" w:eastAsia="Times New Roman" w:hAnsi="Consolas" w:cs="Courier New"/>
          <w:color w:val="000000"/>
          <w:sz w:val="20"/>
          <w:szCs w:val="20"/>
          <w:lang w:eastAsia="fr-FR"/>
        </w:rPr>
        <w:t>_all_fields =&gt; "true"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target</w:t>
      </w:r>
      <w:proofErr w:type="gramEnd"/>
      <w:r w:rsidRPr="00A95930">
        <w:rPr>
          <w:rFonts w:ascii="Consolas" w:eastAsia="Times New Roman" w:hAnsi="Consolas" w:cs="Courier New"/>
          <w:color w:val="000000"/>
          <w:sz w:val="20"/>
          <w:szCs w:val="20"/>
          <w:lang w:eastAsia="fr-FR"/>
        </w:rPr>
        <w:t xml:space="preserve"> =&gt; "[@metadata][fingerprint]"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method</w:t>
      </w:r>
      <w:proofErr w:type="gramEnd"/>
      <w:r w:rsidRPr="00A95930">
        <w:rPr>
          <w:rFonts w:ascii="Consolas" w:eastAsia="Times New Roman" w:hAnsi="Consolas" w:cs="Courier New"/>
          <w:color w:val="000000"/>
          <w:sz w:val="20"/>
          <w:szCs w:val="20"/>
          <w:lang w:eastAsia="fr-FR"/>
        </w:rPr>
        <w:t xml:space="preserve"> =&gt; "SHA256"</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 Récupération du mois sur deux chiffres</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mutate</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add</w:t>
      </w:r>
      <w:proofErr w:type="gramEnd"/>
      <w:r w:rsidRPr="00A95930">
        <w:rPr>
          <w:rFonts w:ascii="Consolas" w:eastAsia="Times New Roman" w:hAnsi="Consolas" w:cs="Courier New"/>
          <w:color w:val="000000"/>
          <w:sz w:val="20"/>
          <w:szCs w:val="20"/>
          <w:lang w:eastAsia="fr-FR"/>
        </w:rPr>
        <w:t>_field =&gt; {"[JJ]" =&gt; "%{+dd}"}</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add</w:t>
      </w:r>
      <w:proofErr w:type="gramEnd"/>
      <w:r w:rsidRPr="00A95930">
        <w:rPr>
          <w:rFonts w:ascii="Consolas" w:eastAsia="Times New Roman" w:hAnsi="Consolas" w:cs="Courier New"/>
          <w:color w:val="000000"/>
          <w:sz w:val="20"/>
          <w:szCs w:val="20"/>
          <w:lang w:eastAsia="fr-FR"/>
        </w:rPr>
        <w:t>_field =&gt; {"[MM]" =&gt; "%{+MM}"}</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add</w:t>
      </w:r>
      <w:proofErr w:type="gramEnd"/>
      <w:r w:rsidRPr="00A95930">
        <w:rPr>
          <w:rFonts w:ascii="Consolas" w:eastAsia="Times New Roman" w:hAnsi="Consolas" w:cs="Courier New"/>
          <w:color w:val="000000"/>
          <w:sz w:val="20"/>
          <w:szCs w:val="20"/>
          <w:lang w:eastAsia="fr-FR"/>
        </w:rPr>
        <w:t>_field =&gt; {"[AAAA]" =&gt; "%{+yyyy}"}</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 Passage en minuscule du code ADABO</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mutate</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lowercase</w:t>
      </w:r>
      <w:proofErr w:type="gramEnd"/>
      <w:r w:rsidRPr="00A95930">
        <w:rPr>
          <w:rFonts w:ascii="Consolas" w:eastAsia="Times New Roman" w:hAnsi="Consolas" w:cs="Courier New"/>
          <w:color w:val="000000"/>
          <w:sz w:val="20"/>
          <w:szCs w:val="20"/>
          <w:lang w:eastAsia="fr-FR"/>
        </w:rPr>
        <w:t xml:space="preserve"> =&gt; [ "adabo"]</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 xml:space="preserve">Et enfin, la date de production </w:t>
      </w:r>
      <w:proofErr w:type="gramStart"/>
      <w:r w:rsidRPr="00A95930">
        <w:rPr>
          <w:rFonts w:ascii="Segoe UI" w:eastAsia="Times New Roman" w:hAnsi="Segoe UI" w:cs="Segoe UI"/>
          <w:color w:val="000000"/>
          <w:sz w:val="21"/>
          <w:szCs w:val="21"/>
          <w:lang w:eastAsia="fr-FR"/>
        </w:rPr>
        <w:t>de la log</w:t>
      </w:r>
      <w:proofErr w:type="gramEnd"/>
      <w:r w:rsidRPr="00A95930">
        <w:rPr>
          <w:rFonts w:ascii="Segoe UI" w:eastAsia="Times New Roman" w:hAnsi="Segoe UI" w:cs="Segoe UI"/>
          <w:color w:val="000000"/>
          <w:sz w:val="21"/>
          <w:szCs w:val="21"/>
          <w:lang w:eastAsia="fr-FR"/>
        </w:rPr>
        <w:t xml:space="preserve"> doit être au format utc, pour cela nous allons appliquer la règle permettant de la convertir. Cette conversion permet de s'affranchir des changements d'heure été/hiver et de l'heure locale de production de la log (cas des DomTom par exemple). C'est à la restitution que le format de date doit être converti à l'heure locale du consommateur.</w:t>
      </w:r>
      <w:r w:rsidRPr="00A95930">
        <w:rPr>
          <w:rFonts w:ascii="Segoe UI" w:eastAsia="Times New Roman" w:hAnsi="Segoe UI" w:cs="Segoe UI"/>
          <w:color w:val="000000"/>
          <w:sz w:val="21"/>
          <w:szCs w:val="21"/>
          <w:lang w:eastAsia="fr-FR"/>
        </w:rPr>
        <w:br/>
        <w:t>Rassurez-vous, Kibana le fait automatiquement.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roofErr w:type="gramStart"/>
      <w:r w:rsidRPr="00A95930">
        <w:rPr>
          <w:rFonts w:ascii="Consolas" w:eastAsia="Times New Roman" w:hAnsi="Consolas" w:cs="Courier New"/>
          <w:color w:val="000000"/>
          <w:sz w:val="20"/>
          <w:szCs w:val="20"/>
          <w:lang w:eastAsia="fr-FR"/>
        </w:rPr>
        <w:t>filter</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grok</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match</w:t>
      </w:r>
      <w:proofErr w:type="gramEnd"/>
      <w:r w:rsidRPr="00A95930">
        <w:rPr>
          <w:rFonts w:ascii="Consolas" w:eastAsia="Times New Roman" w:hAnsi="Consolas" w:cs="Courier New"/>
          <w:color w:val="000000"/>
          <w:sz w:val="20"/>
          <w:szCs w:val="20"/>
          <w:lang w:eastAsia="fr-FR"/>
        </w:rPr>
        <w:t xml:space="preserve"> =&gt; {"message" =&gt; "%{TIMESTAMP_ISO8601:timestamp}]\s+%{LOGLEVEL:level} \-%{SPACE}%{WORD:dsp2_direction}:%{SPACE}%{NOTSPACE:dsp2_url}\|( WSAction:%{DATA:dsp2_wasaction}%{SPACE}\| SOAPAction:%{DATA:dsp2_soapaction}\| | %{SPACE})MessageID: urn:uuid:%{UUID:dsp2_msgid}%{SPACE}\| Direction: %{WORD:dsp2_typeEchange}%{GREEDYDATA:dsp2_rest}"}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#création de la date de traitement par logstash</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mutate</w:t>
      </w:r>
      <w:proofErr w:type="gramEnd"/>
      <w:r w:rsidRPr="00A95930">
        <w:rPr>
          <w:rFonts w:ascii="Consolas" w:eastAsia="Times New Roman" w:hAnsi="Consolas" w:cs="Courier New"/>
          <w:color w:val="000000"/>
          <w:sz w:val="20"/>
          <w:szCs w:val="20"/>
          <w:lang w:eastAsia="fr-FR"/>
        </w:rPr>
        <w:t xml:space="preserve"> { add_field =&gt; { "tk_create"=&gt; "%{@timestamp}" } }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 génération identifiant unique </w:t>
      </w:r>
      <w:proofErr w:type="gramStart"/>
      <w:r w:rsidRPr="00A95930">
        <w:rPr>
          <w:rFonts w:ascii="Consolas" w:eastAsia="Times New Roman" w:hAnsi="Consolas" w:cs="Courier New"/>
          <w:color w:val="000000"/>
          <w:sz w:val="20"/>
          <w:szCs w:val="20"/>
          <w:lang w:eastAsia="fr-FR"/>
        </w:rPr>
        <w:t>de la log</w:t>
      </w:r>
      <w:proofErr w:type="gramEnd"/>
      <w:r w:rsidRPr="00A95930">
        <w:rPr>
          <w:rFonts w:ascii="Consolas" w:eastAsia="Times New Roman" w:hAnsi="Consolas" w:cs="Courier New"/>
          <w:color w:val="000000"/>
          <w:sz w:val="20"/>
          <w:szCs w:val="20"/>
          <w:lang w:eastAsia="fr-FR"/>
        </w:rPr>
        <w:t xml:space="preserve"> pour l'unicité de la log si rejeu</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fingerprint</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source</w:t>
      </w:r>
      <w:proofErr w:type="gramEnd"/>
      <w:r w:rsidRPr="00A95930">
        <w:rPr>
          <w:rFonts w:ascii="Consolas" w:eastAsia="Times New Roman" w:hAnsi="Consolas" w:cs="Courier New"/>
          <w:color w:val="000000"/>
          <w:sz w:val="20"/>
          <w:szCs w:val="20"/>
          <w:lang w:eastAsia="fr-FR"/>
        </w:rPr>
        <w:t xml:space="preserve"> =&gt; "message"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concatenate</w:t>
      </w:r>
      <w:proofErr w:type="gramEnd"/>
      <w:r w:rsidRPr="00A95930">
        <w:rPr>
          <w:rFonts w:ascii="Consolas" w:eastAsia="Times New Roman" w:hAnsi="Consolas" w:cs="Courier New"/>
          <w:color w:val="000000"/>
          <w:sz w:val="20"/>
          <w:szCs w:val="20"/>
          <w:lang w:eastAsia="fr-FR"/>
        </w:rPr>
        <w:t>_all_fields =&gt; "true"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target</w:t>
      </w:r>
      <w:proofErr w:type="gramEnd"/>
      <w:r w:rsidRPr="00A95930">
        <w:rPr>
          <w:rFonts w:ascii="Consolas" w:eastAsia="Times New Roman" w:hAnsi="Consolas" w:cs="Courier New"/>
          <w:color w:val="000000"/>
          <w:sz w:val="20"/>
          <w:szCs w:val="20"/>
          <w:lang w:eastAsia="fr-FR"/>
        </w:rPr>
        <w:t xml:space="preserve"> =&gt; "[@metadata][fingerprint]"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method</w:t>
      </w:r>
      <w:proofErr w:type="gramEnd"/>
      <w:r w:rsidRPr="00A95930">
        <w:rPr>
          <w:rFonts w:ascii="Consolas" w:eastAsia="Times New Roman" w:hAnsi="Consolas" w:cs="Courier New"/>
          <w:color w:val="000000"/>
          <w:sz w:val="20"/>
          <w:szCs w:val="20"/>
          <w:lang w:eastAsia="fr-FR"/>
        </w:rPr>
        <w:t xml:space="preserve"> =&gt; "SHA256"</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 Récupération du mois sur deux chiffres</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mutate</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add</w:t>
      </w:r>
      <w:proofErr w:type="gramEnd"/>
      <w:r w:rsidRPr="00A95930">
        <w:rPr>
          <w:rFonts w:ascii="Consolas" w:eastAsia="Times New Roman" w:hAnsi="Consolas" w:cs="Courier New"/>
          <w:color w:val="000000"/>
          <w:sz w:val="20"/>
          <w:szCs w:val="20"/>
          <w:lang w:eastAsia="fr-FR"/>
        </w:rPr>
        <w:t>_field =&gt; {"[JJ]" =&gt; "%{+dd}"}</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add</w:t>
      </w:r>
      <w:proofErr w:type="gramEnd"/>
      <w:r w:rsidRPr="00A95930">
        <w:rPr>
          <w:rFonts w:ascii="Consolas" w:eastAsia="Times New Roman" w:hAnsi="Consolas" w:cs="Courier New"/>
          <w:color w:val="000000"/>
          <w:sz w:val="20"/>
          <w:szCs w:val="20"/>
          <w:lang w:eastAsia="fr-FR"/>
        </w:rPr>
        <w:t>_field =&gt; {"[MM]" =&gt; "%{+MM}"}</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add</w:t>
      </w:r>
      <w:proofErr w:type="gramEnd"/>
      <w:r w:rsidRPr="00A95930">
        <w:rPr>
          <w:rFonts w:ascii="Consolas" w:eastAsia="Times New Roman" w:hAnsi="Consolas" w:cs="Courier New"/>
          <w:color w:val="000000"/>
          <w:sz w:val="20"/>
          <w:szCs w:val="20"/>
          <w:lang w:eastAsia="fr-FR"/>
        </w:rPr>
        <w:t>_field =&gt; {"[AAAA]" =&gt; "%{+yyyy}"}</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 Passage en minuscule du code ADABO</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mutate</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lastRenderedPageBreak/>
        <w:t xml:space="preserve">    </w:t>
      </w:r>
      <w:proofErr w:type="gramStart"/>
      <w:r w:rsidRPr="00A95930">
        <w:rPr>
          <w:rFonts w:ascii="Consolas" w:eastAsia="Times New Roman" w:hAnsi="Consolas" w:cs="Courier New"/>
          <w:color w:val="000000"/>
          <w:sz w:val="20"/>
          <w:szCs w:val="20"/>
          <w:lang w:eastAsia="fr-FR"/>
        </w:rPr>
        <w:t>lowercase</w:t>
      </w:r>
      <w:proofErr w:type="gramEnd"/>
      <w:r w:rsidRPr="00A95930">
        <w:rPr>
          <w:rFonts w:ascii="Consolas" w:eastAsia="Times New Roman" w:hAnsi="Consolas" w:cs="Courier New"/>
          <w:color w:val="000000"/>
          <w:sz w:val="20"/>
          <w:szCs w:val="20"/>
          <w:lang w:eastAsia="fr-FR"/>
        </w:rPr>
        <w:t xml:space="preserve"> =&gt; [ "adabo"]</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date</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match</w:t>
      </w:r>
      <w:proofErr w:type="gramEnd"/>
      <w:r w:rsidRPr="00A95930">
        <w:rPr>
          <w:rFonts w:ascii="Consolas" w:eastAsia="Times New Roman" w:hAnsi="Consolas" w:cs="Courier New"/>
          <w:color w:val="000000"/>
          <w:sz w:val="20"/>
          <w:szCs w:val="20"/>
          <w:lang w:eastAsia="fr-FR"/>
        </w:rPr>
        <w:t xml:space="preserve"> =&gt; ["timestamp","dd/MMM/yyyy:HH:mm:ss Z"]</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timezone</w:t>
      </w:r>
      <w:proofErr w:type="gramEnd"/>
      <w:r w:rsidRPr="00A95930">
        <w:rPr>
          <w:rFonts w:ascii="Consolas" w:eastAsia="Times New Roman" w:hAnsi="Consolas" w:cs="Courier New"/>
          <w:color w:val="000000"/>
          <w:sz w:val="20"/>
          <w:szCs w:val="20"/>
          <w:lang w:eastAsia="fr-FR"/>
        </w:rPr>
        <w:t xml:space="preserve"> =&gt; "Europe/Paris"</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target</w:t>
      </w:r>
      <w:proofErr w:type="gramEnd"/>
      <w:r w:rsidRPr="00A95930">
        <w:rPr>
          <w:rFonts w:ascii="Consolas" w:eastAsia="Times New Roman" w:hAnsi="Consolas" w:cs="Courier New"/>
          <w:color w:val="000000"/>
          <w:sz w:val="20"/>
          <w:szCs w:val="20"/>
          <w:lang w:eastAsia="fr-FR"/>
        </w:rPr>
        <w:t xml:space="preserve"> =&gt; "@timestamp"</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En recommandation :</w:t>
      </w:r>
    </w:p>
    <w:p w:rsidR="00A95930" w:rsidRPr="00A95930" w:rsidRDefault="00A95930" w:rsidP="00A95930">
      <w:pPr>
        <w:numPr>
          <w:ilvl w:val="0"/>
          <w:numId w:val="11"/>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utilisez</w:t>
      </w:r>
      <w:proofErr w:type="gramEnd"/>
      <w:r w:rsidRPr="00A95930">
        <w:rPr>
          <w:rFonts w:ascii="Segoe UI" w:eastAsia="Times New Roman" w:hAnsi="Segoe UI" w:cs="Segoe UI"/>
          <w:color w:val="000000"/>
          <w:sz w:val="21"/>
          <w:szCs w:val="21"/>
          <w:lang w:eastAsia="fr-FR"/>
        </w:rPr>
        <w:t xml:space="preserve"> Grok</w:t>
      </w:r>
    </w:p>
    <w:p w:rsidR="00A95930" w:rsidRPr="00A95930" w:rsidRDefault="00A95930" w:rsidP="00A95930">
      <w:pPr>
        <w:numPr>
          <w:ilvl w:val="0"/>
          <w:numId w:val="11"/>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faîtes</w:t>
      </w:r>
      <w:proofErr w:type="gramEnd"/>
      <w:r w:rsidRPr="00A95930">
        <w:rPr>
          <w:rFonts w:ascii="Segoe UI" w:eastAsia="Times New Roman" w:hAnsi="Segoe UI" w:cs="Segoe UI"/>
          <w:color w:val="000000"/>
          <w:sz w:val="21"/>
          <w:szCs w:val="21"/>
          <w:lang w:eastAsia="fr-FR"/>
        </w:rPr>
        <w:t xml:space="preserve"> des règles de parsing simples, ne multipliez pas les conditions (if...else) qui peuvent être coûteuses en performance</w:t>
      </w:r>
    </w:p>
    <w:p w:rsidR="00A95930" w:rsidRPr="00A95930" w:rsidRDefault="00A95930" w:rsidP="00A95930">
      <w:pPr>
        <w:numPr>
          <w:ilvl w:val="0"/>
          <w:numId w:val="11"/>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ne</w:t>
      </w:r>
      <w:proofErr w:type="gramEnd"/>
      <w:r w:rsidRPr="00A95930">
        <w:rPr>
          <w:rFonts w:ascii="Segoe UI" w:eastAsia="Times New Roman" w:hAnsi="Segoe UI" w:cs="Segoe UI"/>
          <w:color w:val="000000"/>
          <w:sz w:val="21"/>
          <w:szCs w:val="21"/>
          <w:lang w:eastAsia="fr-FR"/>
        </w:rPr>
        <w:t xml:space="preserve"> mélanger pas les formats de logs au sein d'un même parsing, gardez à l'esprit qu'un pipeline logstash c'est pour un format de log d'une application et d'un produit</w:t>
      </w:r>
    </w:p>
    <w:p w:rsidR="00A95930" w:rsidRPr="00A95930" w:rsidRDefault="00A95930" w:rsidP="00A95930">
      <w:pPr>
        <w:numPr>
          <w:ilvl w:val="0"/>
          <w:numId w:val="11"/>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n'oubliez</w:t>
      </w:r>
      <w:proofErr w:type="gramEnd"/>
      <w:r w:rsidRPr="00A95930">
        <w:rPr>
          <w:rFonts w:ascii="Segoe UI" w:eastAsia="Times New Roman" w:hAnsi="Segoe UI" w:cs="Segoe UI"/>
          <w:color w:val="000000"/>
          <w:sz w:val="21"/>
          <w:szCs w:val="21"/>
          <w:lang w:eastAsia="fr-FR"/>
        </w:rPr>
        <w:t>-pas d'ajouter les règles obligatoires</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La section output</w:t>
      </w:r>
    </w:p>
    <w:p w:rsidR="00A95930" w:rsidRPr="00A95930" w:rsidRDefault="00A95930" w:rsidP="00A95930">
      <w:pPr>
        <w:numPr>
          <w:ilvl w:val="0"/>
          <w:numId w:val="12"/>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output{ }</w:t>
      </w:r>
      <w:proofErr w:type="gramEnd"/>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La section output permet l'indexation des messages de logs captés par la section input { } et parsés et enrichis par la section filter { }</w:t>
      </w:r>
      <w:r w:rsidRPr="00A95930">
        <w:rPr>
          <w:rFonts w:ascii="Segoe UI" w:eastAsia="Times New Roman" w:hAnsi="Segoe UI" w:cs="Segoe UI"/>
          <w:color w:val="000000"/>
          <w:sz w:val="21"/>
          <w:szCs w:val="21"/>
          <w:lang w:eastAsia="fr-FR"/>
        </w:rPr>
        <w:br/>
        <w:t>Dans cette section, nous souhaitons persister les messages de logs dans un index elasticsearch à partir d'un index template.</w:t>
      </w:r>
      <w:r w:rsidRPr="00A95930">
        <w:rPr>
          <w:rFonts w:ascii="Segoe UI" w:eastAsia="Times New Roman" w:hAnsi="Segoe UI" w:cs="Segoe UI"/>
          <w:color w:val="000000"/>
          <w:sz w:val="21"/>
          <w:szCs w:val="21"/>
          <w:lang w:eastAsia="fr-FR"/>
        </w:rPr>
        <w:br/>
        <w:t>Le template ci-dessous doit être utilisé, en spécialisant les variables précisées entre double accolade.</w:t>
      </w:r>
      <w:r w:rsidRPr="00A95930">
        <w:rPr>
          <w:rFonts w:ascii="Segoe UI" w:eastAsia="Times New Roman" w:hAnsi="Segoe UI" w:cs="Segoe UI"/>
          <w:color w:val="000000"/>
          <w:sz w:val="21"/>
          <w:szCs w:val="21"/>
          <w:lang w:eastAsia="fr-FR"/>
        </w:rPr>
        <w:br/>
      </w:r>
      <w:r w:rsidRPr="00A95930">
        <w:rPr>
          <w:rFonts w:ascii="Segoe UI" w:eastAsia="Times New Roman" w:hAnsi="Segoe UI" w:cs="Segoe UI"/>
          <w:i/>
          <w:iCs/>
          <w:color w:val="000000"/>
          <w:sz w:val="21"/>
          <w:szCs w:val="21"/>
          <w:lang w:eastAsia="fr-FR"/>
        </w:rPr>
        <w:t>NB : dans cette version, on remarque que le user et surtout le password sont en clair. Une évolution côté CAGIP permettra de préciser un fichier coffre-fort de type jceks.</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roofErr w:type="gramStart"/>
      <w:r w:rsidRPr="00A95930">
        <w:rPr>
          <w:rFonts w:ascii="Consolas" w:eastAsia="Times New Roman" w:hAnsi="Consolas" w:cs="Courier New"/>
          <w:color w:val="000000"/>
          <w:sz w:val="20"/>
          <w:szCs w:val="20"/>
          <w:lang w:eastAsia="fr-FR"/>
        </w:rPr>
        <w:t>output</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elasticsearch</w:t>
      </w:r>
      <w:proofErr w:type="gramEnd"/>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hosts</w:t>
      </w:r>
      <w:proofErr w:type="gramEnd"/>
      <w:r w:rsidRPr="00A95930">
        <w:rPr>
          <w:rFonts w:ascii="Consolas" w:eastAsia="Times New Roman" w:hAnsi="Consolas" w:cs="Courier New"/>
          <w:color w:val="000000"/>
          <w:sz w:val="20"/>
          <w:szCs w:val="20"/>
          <w:lang w:eastAsia="fr-FR"/>
        </w:rPr>
        <w:t xml:space="preserve"> =&gt; "{{URL_ELASTICSEARCH}}"</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user</w:t>
      </w:r>
      <w:proofErr w:type="gramEnd"/>
      <w:r w:rsidRPr="00A95930">
        <w:rPr>
          <w:rFonts w:ascii="Consolas" w:eastAsia="Times New Roman" w:hAnsi="Consolas" w:cs="Courier New"/>
          <w:color w:val="000000"/>
          <w:sz w:val="20"/>
          <w:szCs w:val="20"/>
          <w:lang w:eastAsia="fr-FR"/>
        </w:rPr>
        <w:t xml:space="preserve"> =&gt; "{{USER_ELASTICSEARCH}}"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password</w:t>
      </w:r>
      <w:proofErr w:type="gramEnd"/>
      <w:r w:rsidRPr="00A95930">
        <w:rPr>
          <w:rFonts w:ascii="Consolas" w:eastAsia="Times New Roman" w:hAnsi="Consolas" w:cs="Courier New"/>
          <w:color w:val="000000"/>
          <w:sz w:val="20"/>
          <w:szCs w:val="20"/>
          <w:lang w:eastAsia="fr-FR"/>
        </w:rPr>
        <w:t xml:space="preserve"> =&gt; "{{PWD_ELASTICSEARCH}}"</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ssl</w:t>
      </w:r>
      <w:proofErr w:type="gramEnd"/>
      <w:r w:rsidRPr="00A95930">
        <w:rPr>
          <w:rFonts w:ascii="Consolas" w:eastAsia="Times New Roman" w:hAnsi="Consolas" w:cs="Courier New"/>
          <w:color w:val="000000"/>
          <w:sz w:val="20"/>
          <w:szCs w:val="20"/>
          <w:lang w:eastAsia="fr-FR"/>
        </w:rPr>
        <w:t xml:space="preserve"> =&gt; true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ssl</w:t>
      </w:r>
      <w:proofErr w:type="gramEnd"/>
      <w:r w:rsidRPr="00A95930">
        <w:rPr>
          <w:rFonts w:ascii="Consolas" w:eastAsia="Times New Roman" w:hAnsi="Consolas" w:cs="Courier New"/>
          <w:color w:val="000000"/>
          <w:sz w:val="20"/>
          <w:szCs w:val="20"/>
          <w:lang w:eastAsia="fr-FR"/>
        </w:rPr>
        <w:t>_certificate_verification =&gt; false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cacert</w:t>
      </w:r>
      <w:proofErr w:type="gramEnd"/>
      <w:r w:rsidRPr="00A95930">
        <w:rPr>
          <w:rFonts w:ascii="Consolas" w:eastAsia="Times New Roman" w:hAnsi="Consolas" w:cs="Courier New"/>
          <w:color w:val="000000"/>
          <w:sz w:val="20"/>
          <w:szCs w:val="20"/>
          <w:lang w:eastAsia="fr-FR"/>
        </w:rPr>
        <w:t xml:space="preserve"> =&gt; "/usr/share/logstash/config/ssl/ca.crt"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index</w:t>
      </w:r>
      <w:proofErr w:type="gramEnd"/>
      <w:r w:rsidRPr="00A95930">
        <w:rPr>
          <w:rFonts w:ascii="Consolas" w:eastAsia="Times New Roman" w:hAnsi="Consolas" w:cs="Courier New"/>
          <w:color w:val="000000"/>
          <w:sz w:val="20"/>
          <w:szCs w:val="20"/>
          <w:lang w:eastAsia="fr-FR"/>
        </w:rPr>
        <w:t xml:space="preserve"> =&gt; "ix_%{adabo}_{{produit}}_{{codeappl}}_{{typelog}}-%{AAAA}-%{MM}-%{JJ}"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template</w:t>
      </w:r>
      <w:proofErr w:type="gramEnd"/>
      <w:r w:rsidRPr="00A95930">
        <w:rPr>
          <w:rFonts w:ascii="Consolas" w:eastAsia="Times New Roman" w:hAnsi="Consolas" w:cs="Courier New"/>
          <w:color w:val="000000"/>
          <w:sz w:val="20"/>
          <w:szCs w:val="20"/>
          <w:lang w:eastAsia="fr-FR"/>
        </w:rPr>
        <w:t>_name =&gt; "te_%{adabo}_{{produit}}_{{codeappl}}_{{typelog}}"</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document</w:t>
      </w:r>
      <w:proofErr w:type="gramEnd"/>
      <w:r w:rsidRPr="00A95930">
        <w:rPr>
          <w:rFonts w:ascii="Consolas" w:eastAsia="Times New Roman" w:hAnsi="Consolas" w:cs="Courier New"/>
          <w:color w:val="000000"/>
          <w:sz w:val="20"/>
          <w:szCs w:val="20"/>
          <w:lang w:eastAsia="fr-FR"/>
        </w:rPr>
        <w:t>_id =&gt; "%{[@metadata][fingerprint]}"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w:t>
      </w:r>
    </w:p>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Segoe UI" w:eastAsia="Times New Roman" w:hAnsi="Segoe UI" w:cs="Segoe UI"/>
          <w:b/>
          <w:bCs/>
          <w:color w:val="000000"/>
          <w:sz w:val="36"/>
          <w:szCs w:val="36"/>
          <w:shd w:val="clear" w:color="auto" w:fill="FFFFFF"/>
          <w:lang w:eastAsia="fr-FR"/>
        </w:rPr>
        <w:t>E - Création Du Template Elasticsearch</w:t>
      </w:r>
    </w:p>
    <w:p w:rsidR="00A95930" w:rsidRDefault="00A95930" w:rsidP="00A95930">
      <w:pPr>
        <w:pStyle w:val="Titre3"/>
        <w:spacing w:before="0" w:after="180" w:line="408" w:lineRule="atLeast"/>
        <w:rPr>
          <w:sz w:val="36"/>
          <w:szCs w:val="36"/>
        </w:rPr>
      </w:pPr>
      <w:r>
        <w:rPr>
          <w:sz w:val="36"/>
          <w:szCs w:val="36"/>
        </w:rPr>
        <w:lastRenderedPageBreak/>
        <w:t>Le template elasticsearch vous permet de caractériser les propriétés des index qui sont créés à partir de ce template.</w:t>
      </w:r>
    </w:p>
    <w:p w:rsidR="00A95930" w:rsidRDefault="00A95930" w:rsidP="00A95930">
      <w:pPr>
        <w:pStyle w:val="NormalWeb"/>
        <w:spacing w:before="0" w:beforeAutospacing="0" w:after="180" w:afterAutospacing="0" w:line="408" w:lineRule="atLeast"/>
        <w:rPr>
          <w:sz w:val="21"/>
          <w:szCs w:val="21"/>
        </w:rPr>
      </w:pPr>
      <w:r>
        <w:rPr>
          <w:sz w:val="21"/>
          <w:szCs w:val="21"/>
        </w:rPr>
        <w:t>Comme nous l'avons vu, c'est logstash qui a le rôle d'indexeur dans elasticsearch</w:t>
      </w:r>
    </w:p>
    <w:p w:rsidR="00A95930" w:rsidRDefault="00A95930" w:rsidP="00A95930">
      <w:pPr>
        <w:spacing w:line="408" w:lineRule="atLeast"/>
        <w:rPr>
          <w:sz w:val="21"/>
          <w:szCs w:val="21"/>
        </w:rPr>
      </w:pPr>
      <w:r>
        <w:rPr>
          <w:noProof/>
          <w:color w:val="136CB2"/>
          <w:sz w:val="21"/>
          <w:szCs w:val="21"/>
          <w:lang w:eastAsia="fr-FR"/>
        </w:rPr>
        <w:drawing>
          <wp:inline distT="0" distB="0" distL="0" distR="0">
            <wp:extent cx="4629785" cy="702945"/>
            <wp:effectExtent l="0" t="0" r="0" b="1905"/>
            <wp:docPr id="27" name="Image 27" descr="http://elzudeggscas.yres.ytech/file/data/ec6p7l6lc2avqo3x2mv4/PHID-FILE-hlqqq4vs3azlot7u62vu/image.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elzudeggscas.yres.ytech/file/data/ec6p7l6lc2avqo3x2mv4/PHID-FILE-hlqqq4vs3azlot7u62vu/image.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9785" cy="702945"/>
                    </a:xfrm>
                    <a:prstGeom prst="rect">
                      <a:avLst/>
                    </a:prstGeom>
                    <a:noFill/>
                    <a:ln>
                      <a:noFill/>
                    </a:ln>
                  </pic:spPr>
                </pic:pic>
              </a:graphicData>
            </a:graphic>
          </wp:inline>
        </w:drawing>
      </w:r>
    </w:p>
    <w:p w:rsidR="00A95930" w:rsidRDefault="00A95930" w:rsidP="00A95930">
      <w:pPr>
        <w:spacing w:line="408" w:lineRule="atLeast"/>
        <w:rPr>
          <w:sz w:val="21"/>
          <w:szCs w:val="21"/>
        </w:rPr>
      </w:pPr>
      <w:r>
        <w:rPr>
          <w:sz w:val="21"/>
          <w:szCs w:val="21"/>
        </w:rPr>
        <w:br/>
        <w:t>Nous avons renseigné un nom d'index et un nom de template associé dans la configuration du pipeline logstash :</w:t>
      </w:r>
    </w:p>
    <w:p w:rsidR="00A95930" w:rsidRDefault="00A95930" w:rsidP="00A95930">
      <w:pPr>
        <w:pStyle w:val="PrformatHTML"/>
        <w:spacing w:line="270" w:lineRule="atLeast"/>
        <w:rPr>
          <w:rFonts w:ascii="Consolas" w:hAnsi="Consolas"/>
          <w:color w:val="000000"/>
        </w:rPr>
      </w:pPr>
      <w:proofErr w:type="gramStart"/>
      <w:r>
        <w:rPr>
          <w:rFonts w:ascii="Consolas" w:hAnsi="Consolas"/>
          <w:color w:val="000000"/>
        </w:rPr>
        <w:t>output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elasticsearch</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hosts</w:t>
      </w:r>
      <w:proofErr w:type="gramEnd"/>
      <w:r>
        <w:rPr>
          <w:rFonts w:ascii="Consolas" w:hAnsi="Consolas"/>
          <w:color w:val="000000"/>
        </w:rPr>
        <w:t xml:space="preserve"> =&gt; "{{URL_ELASTICSEARCH}}"</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user</w:t>
      </w:r>
      <w:proofErr w:type="gramEnd"/>
      <w:r>
        <w:rPr>
          <w:rFonts w:ascii="Consolas" w:hAnsi="Consolas"/>
          <w:color w:val="000000"/>
        </w:rPr>
        <w:t xml:space="preserve"> =&gt; "{{USER_ELASTICSEARCH}}"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password</w:t>
      </w:r>
      <w:proofErr w:type="gramEnd"/>
      <w:r>
        <w:rPr>
          <w:rFonts w:ascii="Consolas" w:hAnsi="Consolas"/>
          <w:color w:val="000000"/>
        </w:rPr>
        <w:t xml:space="preserve"> =&gt; "{{PWD_ELASTICSEARCH}}"</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ssl</w:t>
      </w:r>
      <w:proofErr w:type="gramEnd"/>
      <w:r>
        <w:rPr>
          <w:rFonts w:ascii="Consolas" w:hAnsi="Consolas"/>
          <w:color w:val="000000"/>
        </w:rPr>
        <w:t xml:space="preserve"> =&gt; true</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ssl</w:t>
      </w:r>
      <w:proofErr w:type="gramEnd"/>
      <w:r>
        <w:rPr>
          <w:rFonts w:ascii="Consolas" w:hAnsi="Consolas"/>
          <w:color w:val="000000"/>
        </w:rPr>
        <w:t>_certificate_verification =&gt; false</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cacert</w:t>
      </w:r>
      <w:proofErr w:type="gramEnd"/>
      <w:r>
        <w:rPr>
          <w:rFonts w:ascii="Consolas" w:hAnsi="Consolas"/>
          <w:color w:val="000000"/>
        </w:rPr>
        <w:t xml:space="preserve"> =&gt; "/usr/share/logstash/config/ssl/ca.crt"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index</w:t>
      </w:r>
      <w:proofErr w:type="gramEnd"/>
      <w:r>
        <w:rPr>
          <w:rFonts w:ascii="Consolas" w:hAnsi="Consolas"/>
          <w:color w:val="000000"/>
        </w:rPr>
        <w:t xml:space="preserve"> =&gt; "ix_%{adabo}_{{produit}}_{{typelog}}_{{codeappl}}-%{AAAA}-%{MM}-%{JJ}"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template</w:t>
      </w:r>
      <w:proofErr w:type="gramEnd"/>
      <w:r>
        <w:rPr>
          <w:rFonts w:ascii="Consolas" w:hAnsi="Consolas"/>
          <w:color w:val="000000"/>
        </w:rPr>
        <w:t>_name =&gt; "te_%{adabo}_{{produit}}_{{typelog}}_{{codeappl}}"</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shd w:val="clear" w:color="auto" w:fill="DAEAF3"/>
        <w:spacing w:line="408" w:lineRule="atLeast"/>
        <w:rPr>
          <w:rFonts w:ascii="Times New Roman" w:hAnsi="Times New Roman"/>
          <w:sz w:val="21"/>
          <w:szCs w:val="21"/>
        </w:rPr>
      </w:pPr>
      <w:proofErr w:type="gramStart"/>
      <w:r>
        <w:rPr>
          <w:rStyle w:val="remarkup-note-word"/>
          <w:b/>
          <w:bCs/>
          <w:color w:val="464C5C"/>
          <w:sz w:val="21"/>
          <w:szCs w:val="21"/>
        </w:rPr>
        <w:t>NOTE:</w:t>
      </w:r>
      <w:proofErr w:type="gramEnd"/>
      <w:r>
        <w:rPr>
          <w:sz w:val="21"/>
          <w:szCs w:val="21"/>
        </w:rPr>
        <w:t> Il faut savoir que si on ne précise pas de template index, elasticsearch va appliquer des règles d'indexation par défaut et interpréter le typage des différents attributs que nous avons parsé au préalable dans la section filter. En général, l'ensemble des champs seront de type "text".</w:t>
      </w:r>
    </w:p>
    <w:p w:rsidR="00A95930" w:rsidRDefault="00A95930" w:rsidP="00A95930">
      <w:pPr>
        <w:shd w:val="clear" w:color="auto" w:fill="F4DDDB"/>
        <w:spacing w:line="408" w:lineRule="atLeast"/>
        <w:rPr>
          <w:sz w:val="21"/>
          <w:szCs w:val="21"/>
        </w:rPr>
      </w:pPr>
      <w:proofErr w:type="gramStart"/>
      <w:r>
        <w:rPr>
          <w:rStyle w:val="remarkup-note-word"/>
          <w:b/>
          <w:bCs/>
          <w:color w:val="464C5C"/>
          <w:sz w:val="21"/>
          <w:szCs w:val="21"/>
        </w:rPr>
        <w:t>IMPORTANT:</w:t>
      </w:r>
      <w:proofErr w:type="gramEnd"/>
      <w:r>
        <w:rPr>
          <w:sz w:val="21"/>
          <w:szCs w:val="21"/>
        </w:rPr>
        <w:t> Il est donc important de préciser les règles d'indexation à partir d'un template index : policy sur la durée de rétention, règle de sharding, mapping et enfin alias associés aux pattern d'index</w:t>
      </w:r>
    </w:p>
    <w:p w:rsidR="00A95930" w:rsidRDefault="00A95930" w:rsidP="00A95930">
      <w:pPr>
        <w:pStyle w:val="Titre5"/>
        <w:spacing w:before="0" w:beforeAutospacing="0" w:after="180" w:afterAutospacing="0" w:line="408" w:lineRule="atLeast"/>
        <w:rPr>
          <w:sz w:val="27"/>
          <w:szCs w:val="27"/>
        </w:rPr>
      </w:pPr>
      <w:bookmarkStart w:id="4" w:name="pour-déclarer-un-index-template"/>
      <w:bookmarkEnd w:id="4"/>
      <w:r>
        <w:rPr>
          <w:sz w:val="27"/>
          <w:szCs w:val="27"/>
        </w:rPr>
        <w:t>Pour déclarer un index template, nous utiliserons l'API elasticsearch et pour jouer les requêtes la section devtools/console de l'UI ECE.</w:t>
      </w:r>
    </w:p>
    <w:p w:rsidR="00A95930" w:rsidRDefault="00A95930" w:rsidP="00A95930">
      <w:pPr>
        <w:spacing w:line="408" w:lineRule="atLeast"/>
        <w:rPr>
          <w:sz w:val="21"/>
          <w:szCs w:val="21"/>
        </w:rPr>
      </w:pPr>
      <w:r>
        <w:rPr>
          <w:noProof/>
          <w:color w:val="136CB2"/>
          <w:sz w:val="21"/>
          <w:szCs w:val="21"/>
          <w:lang w:eastAsia="fr-FR"/>
        </w:rPr>
        <w:lastRenderedPageBreak/>
        <w:drawing>
          <wp:inline distT="0" distB="0" distL="0" distR="0">
            <wp:extent cx="4119880" cy="2261870"/>
            <wp:effectExtent l="0" t="0" r="0" b="5080"/>
            <wp:docPr id="26" name="Image 26" descr="http://elzudeggscas.yres.ytech/file/data/kl5snezdoy73m35fzj2w/PHID-FILE-cua3twksl3cyho6mhu7a/image.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elzudeggscas.yres.ytech/file/data/kl5snezdoy73m35fzj2w/PHID-FILE-cua3twksl3cyho6mhu7a/image.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19880" cy="2261870"/>
                    </a:xfrm>
                    <a:prstGeom prst="rect">
                      <a:avLst/>
                    </a:prstGeom>
                    <a:noFill/>
                    <a:ln>
                      <a:noFill/>
                    </a:ln>
                  </pic:spPr>
                </pic:pic>
              </a:graphicData>
            </a:graphic>
          </wp:inline>
        </w:drawing>
      </w:r>
    </w:p>
    <w:p w:rsidR="00A95930" w:rsidRDefault="00A95930" w:rsidP="00A95930">
      <w:pPr>
        <w:shd w:val="clear" w:color="auto" w:fill="F4DDDB"/>
        <w:spacing w:line="408" w:lineRule="atLeast"/>
        <w:rPr>
          <w:sz w:val="21"/>
          <w:szCs w:val="21"/>
        </w:rPr>
      </w:pPr>
      <w:proofErr w:type="gramStart"/>
      <w:r>
        <w:rPr>
          <w:rStyle w:val="remarkup-note-word"/>
          <w:b/>
          <w:bCs/>
          <w:color w:val="464C5C"/>
          <w:sz w:val="21"/>
          <w:szCs w:val="21"/>
        </w:rPr>
        <w:t>IMPORTANT:</w:t>
      </w:r>
      <w:proofErr w:type="gramEnd"/>
      <w:r>
        <w:rPr>
          <w:sz w:val="21"/>
          <w:szCs w:val="21"/>
        </w:rPr>
        <w:t> norme de nommage d'un template te_{{adabo}}_{{codeproduit}}_{{codeappl}}_{{typelog}}</w:t>
      </w:r>
    </w:p>
    <w:p w:rsidR="00A95930" w:rsidRDefault="00A95930" w:rsidP="00A95930">
      <w:pPr>
        <w:pStyle w:val="Titre3"/>
        <w:spacing w:before="0" w:after="180" w:line="408" w:lineRule="atLeast"/>
        <w:rPr>
          <w:sz w:val="36"/>
          <w:szCs w:val="36"/>
        </w:rPr>
      </w:pPr>
      <w:bookmarkStart w:id="5" w:name="détails-des-différentes-sections"/>
      <w:bookmarkEnd w:id="5"/>
      <w:r>
        <w:rPr>
          <w:sz w:val="36"/>
          <w:szCs w:val="36"/>
        </w:rPr>
        <w:t>Détails des différentes sections à renseigner</w:t>
      </w:r>
    </w:p>
    <w:p w:rsidR="00A95930" w:rsidRDefault="00A95930" w:rsidP="00A95930">
      <w:pPr>
        <w:pStyle w:val="NormalWeb"/>
        <w:spacing w:before="0" w:beforeAutospacing="0" w:after="180" w:afterAutospacing="0" w:line="408" w:lineRule="atLeast"/>
        <w:rPr>
          <w:sz w:val="21"/>
          <w:szCs w:val="21"/>
        </w:rPr>
      </w:pPr>
      <w:r>
        <w:rPr>
          <w:sz w:val="21"/>
          <w:szCs w:val="21"/>
        </w:rPr>
        <w:t>Il y a 4 sections à renseigner dans la request rest de création de l'index template, vous permettant de spécifier votre index template</w:t>
      </w:r>
    </w:p>
    <w:p w:rsidR="00A95930" w:rsidRDefault="00A95930" w:rsidP="00A95930">
      <w:pPr>
        <w:numPr>
          <w:ilvl w:val="0"/>
          <w:numId w:val="13"/>
        </w:numPr>
        <w:spacing w:after="0" w:line="408" w:lineRule="atLeast"/>
        <w:ind w:left="450"/>
        <w:rPr>
          <w:sz w:val="21"/>
          <w:szCs w:val="21"/>
        </w:rPr>
      </w:pPr>
      <w:proofErr w:type="gramStart"/>
      <w:r>
        <w:rPr>
          <w:sz w:val="21"/>
          <w:szCs w:val="21"/>
        </w:rPr>
        <w:t>index</w:t>
      </w:r>
      <w:proofErr w:type="gramEnd"/>
      <w:r>
        <w:rPr>
          <w:sz w:val="21"/>
          <w:szCs w:val="21"/>
        </w:rPr>
        <w:t>-patterns</w:t>
      </w:r>
    </w:p>
    <w:p w:rsidR="00A95930" w:rsidRDefault="00A95930" w:rsidP="00A95930">
      <w:pPr>
        <w:numPr>
          <w:ilvl w:val="0"/>
          <w:numId w:val="13"/>
        </w:numPr>
        <w:spacing w:after="0" w:line="408" w:lineRule="atLeast"/>
        <w:ind w:left="450"/>
        <w:rPr>
          <w:sz w:val="21"/>
          <w:szCs w:val="21"/>
        </w:rPr>
      </w:pPr>
      <w:r>
        <w:rPr>
          <w:sz w:val="21"/>
          <w:szCs w:val="21"/>
        </w:rPr>
        <w:t>Sharding, Replica et policy de rétention</w:t>
      </w:r>
    </w:p>
    <w:p w:rsidR="00A95930" w:rsidRDefault="00A95930" w:rsidP="00A95930">
      <w:pPr>
        <w:numPr>
          <w:ilvl w:val="0"/>
          <w:numId w:val="13"/>
        </w:numPr>
        <w:spacing w:after="0" w:line="408" w:lineRule="atLeast"/>
        <w:ind w:left="450"/>
        <w:rPr>
          <w:sz w:val="21"/>
          <w:szCs w:val="21"/>
        </w:rPr>
      </w:pPr>
      <w:proofErr w:type="gramStart"/>
      <w:r>
        <w:rPr>
          <w:sz w:val="21"/>
          <w:szCs w:val="21"/>
        </w:rPr>
        <w:t>mappings</w:t>
      </w:r>
      <w:proofErr w:type="gramEnd"/>
    </w:p>
    <w:p w:rsidR="00A95930" w:rsidRDefault="00A95930" w:rsidP="00A95930">
      <w:pPr>
        <w:numPr>
          <w:ilvl w:val="0"/>
          <w:numId w:val="13"/>
        </w:numPr>
        <w:spacing w:after="0" w:line="408" w:lineRule="atLeast"/>
        <w:ind w:left="450"/>
        <w:rPr>
          <w:sz w:val="21"/>
          <w:szCs w:val="21"/>
        </w:rPr>
      </w:pPr>
      <w:proofErr w:type="gramStart"/>
      <w:r>
        <w:rPr>
          <w:sz w:val="21"/>
          <w:szCs w:val="21"/>
        </w:rPr>
        <w:t>aliases</w:t>
      </w:r>
      <w:proofErr w:type="gramEnd"/>
    </w:p>
    <w:p w:rsidR="00A95930" w:rsidRDefault="00A95930" w:rsidP="00A95930">
      <w:pPr>
        <w:pStyle w:val="Titre2"/>
        <w:spacing w:before="0" w:after="180" w:line="408" w:lineRule="atLeast"/>
        <w:rPr>
          <w:sz w:val="42"/>
          <w:szCs w:val="42"/>
        </w:rPr>
      </w:pPr>
      <w:bookmarkStart w:id="6" w:name="création-de-la-policy-de"/>
      <w:bookmarkEnd w:id="6"/>
      <w:r>
        <w:rPr>
          <w:sz w:val="42"/>
          <w:szCs w:val="42"/>
        </w:rPr>
        <w:t>Création de la Policy de rétention des index elasticsearch de vos logs</w:t>
      </w:r>
    </w:p>
    <w:p w:rsidR="00A95930" w:rsidRDefault="00A95930" w:rsidP="00A95930">
      <w:pPr>
        <w:shd w:val="clear" w:color="auto" w:fill="DAEAF3"/>
        <w:spacing w:line="408" w:lineRule="atLeast"/>
        <w:rPr>
          <w:sz w:val="21"/>
          <w:szCs w:val="21"/>
        </w:rPr>
      </w:pPr>
      <w:proofErr w:type="gramStart"/>
      <w:r>
        <w:rPr>
          <w:rStyle w:val="remarkup-note-word"/>
          <w:b/>
          <w:bCs/>
          <w:color w:val="464C5C"/>
          <w:sz w:val="21"/>
          <w:szCs w:val="21"/>
        </w:rPr>
        <w:t>NOTE:</w:t>
      </w:r>
      <w:proofErr w:type="gramEnd"/>
      <w:r>
        <w:rPr>
          <w:sz w:val="21"/>
          <w:szCs w:val="21"/>
        </w:rPr>
        <w:t> Remplacer {{nbreJours}} par le nombre de jours de rétention de vos logs dans elasticsearch</w:t>
      </w:r>
    </w:p>
    <w:p w:rsidR="00A95930" w:rsidRDefault="00A95930" w:rsidP="00A95930">
      <w:pPr>
        <w:pStyle w:val="PrformatHTML"/>
        <w:spacing w:line="270" w:lineRule="atLeast"/>
        <w:rPr>
          <w:rFonts w:ascii="Consolas" w:hAnsi="Consolas"/>
          <w:color w:val="000000"/>
        </w:rPr>
      </w:pPr>
      <w:r>
        <w:rPr>
          <w:rFonts w:ascii="Consolas" w:hAnsi="Consolas"/>
          <w:color w:val="000000"/>
        </w:rPr>
        <w:t># Création indice policy</w:t>
      </w:r>
    </w:p>
    <w:p w:rsidR="00A95930" w:rsidRDefault="00A95930" w:rsidP="00A95930">
      <w:pPr>
        <w:pStyle w:val="PrformatHTML"/>
        <w:spacing w:line="270" w:lineRule="atLeast"/>
        <w:rPr>
          <w:rFonts w:ascii="Consolas" w:hAnsi="Consolas"/>
          <w:color w:val="000000"/>
        </w:rPr>
      </w:pPr>
      <w:r>
        <w:rPr>
          <w:rFonts w:ascii="Consolas" w:hAnsi="Consolas"/>
          <w:color w:val="000000"/>
        </w:rPr>
        <w:t>PUT /_ilm/policy/lp_{{adabo</w:t>
      </w:r>
      <w:proofErr w:type="gramStart"/>
      <w:r>
        <w:rPr>
          <w:rFonts w:ascii="Consolas" w:hAnsi="Consolas"/>
          <w:color w:val="000000"/>
        </w:rPr>
        <w:t>}}_</w:t>
      </w:r>
      <w:proofErr w:type="gramEnd"/>
      <w:r>
        <w:rPr>
          <w:rFonts w:ascii="Consolas" w:hAnsi="Consolas"/>
          <w:color w:val="000000"/>
        </w:rPr>
        <w:t>{{codeproduit}}_{{codeappl}}_{{typelog}}</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"policy"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"phases"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"delete"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"min_age" : "{{nbreJours</w:t>
      </w:r>
      <w:proofErr w:type="gramStart"/>
      <w:r>
        <w:rPr>
          <w:rFonts w:ascii="Consolas" w:hAnsi="Consolas"/>
          <w:color w:val="000000"/>
        </w:rPr>
        <w:t>}}d</w:t>
      </w:r>
      <w:proofErr w:type="gramEnd"/>
      <w:r>
        <w:rPr>
          <w:rFonts w:ascii="Consolas" w:hAnsi="Consolas"/>
          <w:color w:val="000000"/>
        </w:rPr>
        <w: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"actions"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"delete" : </w:t>
      </w:r>
      <w:proofErr w:type="gramStart"/>
      <w:r>
        <w:rPr>
          <w:rFonts w:ascii="Consolas" w:hAnsi="Consolas"/>
          <w:color w:val="000000"/>
        </w:rPr>
        <w:t>{ }</w:t>
      </w:r>
      <w:proofErr w:type="gramEnd"/>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Titre2"/>
        <w:spacing w:before="0" w:after="180" w:line="408" w:lineRule="atLeast"/>
        <w:rPr>
          <w:rFonts w:ascii="Times New Roman" w:hAnsi="Times New Roman"/>
          <w:color w:val="auto"/>
          <w:sz w:val="42"/>
          <w:szCs w:val="42"/>
        </w:rPr>
      </w:pPr>
      <w:bookmarkStart w:id="7" w:name="index-elasticsearch"/>
      <w:bookmarkEnd w:id="7"/>
      <w:r>
        <w:rPr>
          <w:sz w:val="42"/>
          <w:szCs w:val="42"/>
        </w:rPr>
        <w:lastRenderedPageBreak/>
        <w:t>Index elasticsearch</w:t>
      </w:r>
    </w:p>
    <w:p w:rsidR="00A95930" w:rsidRDefault="00A95930" w:rsidP="00A95930">
      <w:pPr>
        <w:pStyle w:val="NormalWeb"/>
        <w:spacing w:before="0" w:beforeAutospacing="0" w:after="180" w:afterAutospacing="0" w:line="408" w:lineRule="atLeast"/>
        <w:rPr>
          <w:sz w:val="21"/>
          <w:szCs w:val="21"/>
        </w:rPr>
      </w:pPr>
      <w:r>
        <w:rPr>
          <w:sz w:val="21"/>
          <w:szCs w:val="21"/>
        </w:rPr>
        <w:t>C'est le pattern regex permettant de regrouper tous les index qui seront concernés par ces spécifications.</w:t>
      </w:r>
      <w:r>
        <w:rPr>
          <w:sz w:val="21"/>
          <w:szCs w:val="21"/>
        </w:rPr>
        <w:br/>
        <w:t>Souvenez-vous, il y a une norme sur les index, ce qui permet d'appliquer correctement ce pattern regex aux index que nous souhaitons cibler.</w:t>
      </w:r>
      <w:r>
        <w:rPr>
          <w:sz w:val="21"/>
          <w:szCs w:val="21"/>
        </w:rPr>
        <w:br/>
        <w:t>Et comme nous avons défini une granularité adabo, codeproduit, codeappl, typelog,le nom du template suit lui aussi cette norme et donc cette granularité.</w:t>
      </w:r>
    </w:p>
    <w:p w:rsidR="00A95930" w:rsidRDefault="00A95930" w:rsidP="00A95930">
      <w:pPr>
        <w:pStyle w:val="PrformatHTML"/>
        <w:spacing w:line="270" w:lineRule="atLeast"/>
        <w:rPr>
          <w:rFonts w:ascii="Consolas" w:hAnsi="Consolas"/>
          <w:color w:val="000000"/>
        </w:rPr>
      </w:pPr>
      <w:r>
        <w:rPr>
          <w:rFonts w:ascii="Consolas" w:hAnsi="Consolas"/>
          <w:color w:val="000000"/>
        </w:rPr>
        <w:t>PUT _template/te_{{adabo</w:t>
      </w:r>
      <w:proofErr w:type="gramStart"/>
      <w:r>
        <w:rPr>
          <w:rFonts w:ascii="Consolas" w:hAnsi="Consolas"/>
          <w:color w:val="000000"/>
        </w:rPr>
        <w:t>}}_</w:t>
      </w:r>
      <w:proofErr w:type="gramEnd"/>
      <w:r>
        <w:rPr>
          <w:rFonts w:ascii="Consolas" w:hAnsi="Consolas"/>
          <w:color w:val="000000"/>
        </w:rPr>
        <w:t>{{codeproduit}}_{{codeappl}}_{{typelog}}</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"index_patterns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"ix_{{adabo</w:t>
      </w:r>
      <w:proofErr w:type="gramStart"/>
      <w:r>
        <w:rPr>
          <w:rFonts w:ascii="Consolas" w:hAnsi="Consolas"/>
          <w:color w:val="000000"/>
        </w:rPr>
        <w:t>}}_</w:t>
      </w:r>
      <w:proofErr w:type="gramEnd"/>
      <w:r>
        <w:rPr>
          <w:rFonts w:ascii="Consolas" w:hAnsi="Consolas"/>
          <w:color w:val="000000"/>
        </w:rPr>
        <w:t>{{codeproduit}}_{{codeappl}}_{{typelog}}-*"</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"settings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"mappings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"aliases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pStyle w:val="Titre2"/>
        <w:spacing w:before="0" w:after="180" w:line="408" w:lineRule="atLeast"/>
        <w:rPr>
          <w:rFonts w:ascii="Times New Roman" w:hAnsi="Times New Roman"/>
          <w:color w:val="auto"/>
          <w:sz w:val="42"/>
          <w:szCs w:val="42"/>
        </w:rPr>
      </w:pPr>
      <w:bookmarkStart w:id="8" w:name="sharding-replica-et-policy-de"/>
      <w:bookmarkEnd w:id="8"/>
      <w:r>
        <w:rPr>
          <w:sz w:val="42"/>
          <w:szCs w:val="42"/>
        </w:rPr>
        <w:t>Sharding, Replica et policy de rétention</w:t>
      </w:r>
    </w:p>
    <w:p w:rsidR="00A95930" w:rsidRDefault="00A95930" w:rsidP="00A95930">
      <w:pPr>
        <w:pStyle w:val="NormalWeb"/>
        <w:spacing w:before="0" w:beforeAutospacing="0" w:after="180" w:afterAutospacing="0" w:line="408" w:lineRule="atLeast"/>
        <w:rPr>
          <w:sz w:val="21"/>
          <w:szCs w:val="21"/>
        </w:rPr>
      </w:pPr>
      <w:r>
        <w:rPr>
          <w:sz w:val="21"/>
          <w:szCs w:val="21"/>
        </w:rPr>
        <w:t>Le sharding et le replica caractérise la manière de stocker dans un index.</w:t>
      </w:r>
      <w:r>
        <w:rPr>
          <w:sz w:val="21"/>
          <w:szCs w:val="21"/>
        </w:rPr>
        <w:br/>
        <w:t>La Policy de rétention définit les règles de purge des index, la requête plus haut a permis de la créer, il faut maintenant l'associer à l'index template</w:t>
      </w:r>
      <w:r>
        <w:rPr>
          <w:sz w:val="21"/>
          <w:szCs w:val="21"/>
        </w:rPr>
        <w:br/>
        <w:t>Le replica doit systématiquement être à 1, c'est à dire une réplication à chaque indexation, ce qui assure la sauvegarde de chaque donnée, sachant que l'implémentation du stockage elasticsearch est en bi-site pour le PSI.</w:t>
      </w:r>
      <w:r>
        <w:rPr>
          <w:sz w:val="21"/>
          <w:szCs w:val="21"/>
        </w:rPr>
        <w:br/>
        <w:t>Le sharding sera systématiquement positionné à 1.</w:t>
      </w:r>
    </w:p>
    <w:p w:rsidR="00A95930" w:rsidRDefault="00A95930" w:rsidP="00A95930">
      <w:pPr>
        <w:pStyle w:val="PrformatHTML"/>
        <w:spacing w:line="270" w:lineRule="atLeast"/>
        <w:rPr>
          <w:rFonts w:ascii="Consolas" w:hAnsi="Consolas"/>
          <w:color w:val="000000"/>
        </w:rPr>
      </w:pPr>
      <w:r>
        <w:rPr>
          <w:rFonts w:ascii="Consolas" w:hAnsi="Consolas"/>
          <w:color w:val="000000"/>
        </w:rPr>
        <w:t>PUT _template/te_{{adabo</w:t>
      </w:r>
      <w:proofErr w:type="gramStart"/>
      <w:r>
        <w:rPr>
          <w:rFonts w:ascii="Consolas" w:hAnsi="Consolas"/>
          <w:color w:val="000000"/>
        </w:rPr>
        <w:t>}}_</w:t>
      </w:r>
      <w:proofErr w:type="gramEnd"/>
      <w:r>
        <w:rPr>
          <w:rFonts w:ascii="Consolas" w:hAnsi="Consolas"/>
          <w:color w:val="000000"/>
        </w:rPr>
        <w:t>{{codeproduit}}_{{codeappl}}_{{typelog}}</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"index_patterns</w:t>
      </w:r>
      <w:proofErr w:type="gramStart"/>
      <w:r>
        <w:rPr>
          <w:rFonts w:ascii="Consolas" w:hAnsi="Consolas"/>
          <w:color w:val="000000"/>
        </w:rPr>
        <w:t>":</w:t>
      </w:r>
      <w:proofErr w:type="gramEnd"/>
      <w:r>
        <w:rPr>
          <w:rFonts w:ascii="Consolas" w:hAnsi="Consolas"/>
          <w:color w:val="000000"/>
        </w:rPr>
        <w:t xml:space="preserve"> ["ix_{{adabo}}_{{codeproduit}}_{{codeappl}}_{{typelog}}-*"],</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"settings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"lifecycle"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"name" : "lp_{{adabo</w:t>
      </w:r>
      <w:proofErr w:type="gramStart"/>
      <w:r>
        <w:rPr>
          <w:rFonts w:ascii="Consolas" w:hAnsi="Consolas"/>
          <w:color w:val="000000"/>
        </w:rPr>
        <w:t>}}_</w:t>
      </w:r>
      <w:proofErr w:type="gramEnd"/>
      <w:r>
        <w:rPr>
          <w:rFonts w:ascii="Consolas" w:hAnsi="Consolas"/>
          <w:color w:val="000000"/>
        </w:rPr>
        <w:t>{{codeproduit}}_{{codeappl}}_{{typelog}}"</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"number_of_shards</w:t>
      </w:r>
      <w:proofErr w:type="gramStart"/>
      <w:r>
        <w:rPr>
          <w:rFonts w:ascii="Consolas" w:hAnsi="Consolas"/>
          <w:color w:val="000000"/>
        </w:rPr>
        <w:t>":</w:t>
      </w:r>
      <w:proofErr w:type="gramEnd"/>
      <w:r>
        <w:rPr>
          <w:rFonts w:ascii="Consolas" w:hAnsi="Consolas"/>
          <w:color w:val="000000"/>
        </w:rPr>
        <w:t xml:space="preserve"> "1",</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"number_of_replicas</w:t>
      </w:r>
      <w:proofErr w:type="gramStart"/>
      <w:r>
        <w:rPr>
          <w:rFonts w:ascii="Consolas" w:hAnsi="Consolas"/>
          <w:color w:val="000000"/>
        </w:rPr>
        <w:t>":</w:t>
      </w:r>
      <w:proofErr w:type="gramEnd"/>
      <w:r>
        <w:rPr>
          <w:rFonts w:ascii="Consolas" w:hAnsi="Consolas"/>
          <w:color w:val="000000"/>
        </w:rPr>
        <w:t xml:space="preserve"> "1"</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"mappings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"aliases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pStyle w:val="Titre2"/>
        <w:spacing w:before="0" w:after="180" w:line="408" w:lineRule="atLeast"/>
        <w:rPr>
          <w:rFonts w:ascii="Times New Roman" w:hAnsi="Times New Roman"/>
          <w:color w:val="auto"/>
          <w:sz w:val="42"/>
          <w:szCs w:val="42"/>
        </w:rPr>
      </w:pPr>
      <w:bookmarkStart w:id="9" w:name="mapping-des-attributs"/>
      <w:bookmarkEnd w:id="9"/>
      <w:r>
        <w:rPr>
          <w:sz w:val="42"/>
          <w:szCs w:val="42"/>
        </w:rPr>
        <w:t>Mapping des attributs</w:t>
      </w:r>
    </w:p>
    <w:p w:rsidR="00A95930" w:rsidRDefault="00A95930" w:rsidP="00A95930">
      <w:pPr>
        <w:pStyle w:val="NormalWeb"/>
        <w:spacing w:before="0" w:beforeAutospacing="0" w:after="180" w:afterAutospacing="0" w:line="408" w:lineRule="atLeast"/>
        <w:rPr>
          <w:sz w:val="21"/>
          <w:szCs w:val="21"/>
        </w:rPr>
      </w:pPr>
      <w:r>
        <w:rPr>
          <w:sz w:val="21"/>
          <w:szCs w:val="21"/>
        </w:rPr>
        <w:t>C'est dans cette section que vous spécifiez</w:t>
      </w:r>
    </w:p>
    <w:p w:rsidR="00A95930" w:rsidRDefault="00A95930" w:rsidP="00A95930">
      <w:pPr>
        <w:numPr>
          <w:ilvl w:val="0"/>
          <w:numId w:val="14"/>
        </w:numPr>
        <w:spacing w:after="0" w:line="408" w:lineRule="atLeast"/>
        <w:ind w:left="450"/>
        <w:rPr>
          <w:sz w:val="21"/>
          <w:szCs w:val="21"/>
        </w:rPr>
      </w:pPr>
      <w:proofErr w:type="gramStart"/>
      <w:r>
        <w:rPr>
          <w:sz w:val="21"/>
          <w:szCs w:val="21"/>
        </w:rPr>
        <w:lastRenderedPageBreak/>
        <w:t>le</w:t>
      </w:r>
      <w:proofErr w:type="gramEnd"/>
      <w:r>
        <w:rPr>
          <w:sz w:val="21"/>
          <w:szCs w:val="21"/>
        </w:rPr>
        <w:t xml:space="preserve"> typage de certains champs si nécessaire,</w:t>
      </w:r>
    </w:p>
    <w:p w:rsidR="00A95930" w:rsidRDefault="00A95930" w:rsidP="00A95930">
      <w:pPr>
        <w:numPr>
          <w:ilvl w:val="0"/>
          <w:numId w:val="14"/>
        </w:numPr>
        <w:spacing w:after="0" w:line="408" w:lineRule="atLeast"/>
        <w:ind w:left="450"/>
        <w:rPr>
          <w:sz w:val="21"/>
          <w:szCs w:val="21"/>
        </w:rPr>
      </w:pPr>
      <w:proofErr w:type="gramStart"/>
      <w:r>
        <w:rPr>
          <w:sz w:val="21"/>
          <w:szCs w:val="21"/>
        </w:rPr>
        <w:t>les</w:t>
      </w:r>
      <w:proofErr w:type="gramEnd"/>
      <w:r>
        <w:rPr>
          <w:sz w:val="21"/>
          <w:szCs w:val="21"/>
        </w:rPr>
        <w:t xml:space="preserve"> champs sur lesquels je souhaite spécifiquement faire de l'agrégation,</w:t>
      </w:r>
    </w:p>
    <w:p w:rsidR="00A95930" w:rsidRDefault="00A95930" w:rsidP="00A95930">
      <w:pPr>
        <w:numPr>
          <w:ilvl w:val="0"/>
          <w:numId w:val="14"/>
        </w:numPr>
        <w:spacing w:after="0" w:line="408" w:lineRule="atLeast"/>
        <w:ind w:left="450"/>
        <w:rPr>
          <w:sz w:val="21"/>
          <w:szCs w:val="21"/>
        </w:rPr>
      </w:pPr>
      <w:proofErr w:type="gramStart"/>
      <w:r>
        <w:rPr>
          <w:sz w:val="21"/>
          <w:szCs w:val="21"/>
        </w:rPr>
        <w:t>les</w:t>
      </w:r>
      <w:proofErr w:type="gramEnd"/>
      <w:r>
        <w:rPr>
          <w:sz w:val="21"/>
          <w:szCs w:val="21"/>
        </w:rPr>
        <w:t xml:space="preserve"> champs sur lesquels je souhaite optimiser les recherches (docvalue, keyword)</w:t>
      </w:r>
    </w:p>
    <w:p w:rsidR="00A95930" w:rsidRDefault="00A95930" w:rsidP="00A95930">
      <w:pPr>
        <w:shd w:val="clear" w:color="auto" w:fill="F4DDDB"/>
        <w:spacing w:line="408" w:lineRule="atLeast"/>
        <w:rPr>
          <w:sz w:val="21"/>
          <w:szCs w:val="21"/>
        </w:rPr>
      </w:pPr>
      <w:proofErr w:type="gramStart"/>
      <w:r>
        <w:rPr>
          <w:rStyle w:val="remarkup-note-word"/>
          <w:b/>
          <w:bCs/>
          <w:color w:val="464C5C"/>
          <w:sz w:val="21"/>
          <w:szCs w:val="21"/>
        </w:rPr>
        <w:t>IMPORTANT:</w:t>
      </w:r>
      <w:proofErr w:type="gramEnd"/>
      <w:r>
        <w:rPr>
          <w:sz w:val="21"/>
          <w:szCs w:val="21"/>
        </w:rPr>
        <w:t> Ajoutez dans cette section le codeadabo en tant que doc_values, souvenez-vous que le codeadabo est valorisé par le logshipper.</w:t>
      </w:r>
    </w:p>
    <w:p w:rsidR="00A95930" w:rsidRDefault="00A95930" w:rsidP="00A95930">
      <w:pPr>
        <w:pStyle w:val="NormalWeb"/>
        <w:spacing w:before="0" w:beforeAutospacing="0" w:after="180" w:afterAutospacing="0" w:line="408" w:lineRule="atLeast"/>
        <w:rPr>
          <w:sz w:val="21"/>
          <w:szCs w:val="21"/>
        </w:rPr>
      </w:pPr>
      <w:r>
        <w:rPr>
          <w:sz w:val="21"/>
          <w:szCs w:val="21"/>
        </w:rPr>
        <w:t>Voici un exemple à adapter en fonction du mapping souhaité pour le format des logs que vous traitez :</w:t>
      </w:r>
    </w:p>
    <w:p w:rsidR="00A95930" w:rsidRDefault="00A95930" w:rsidP="00A95930">
      <w:pPr>
        <w:pStyle w:val="PrformatHTML"/>
        <w:spacing w:line="270" w:lineRule="atLeast"/>
        <w:rPr>
          <w:rFonts w:ascii="Consolas" w:hAnsi="Consolas"/>
          <w:color w:val="000000"/>
        </w:rPr>
      </w:pPr>
      <w:r>
        <w:rPr>
          <w:rFonts w:ascii="Consolas" w:hAnsi="Consolas"/>
          <w:color w:val="000000"/>
        </w:rPr>
        <w:t>PUT _template/te_{{adabo</w:t>
      </w:r>
      <w:proofErr w:type="gramStart"/>
      <w:r>
        <w:rPr>
          <w:rFonts w:ascii="Consolas" w:hAnsi="Consolas"/>
          <w:color w:val="000000"/>
        </w:rPr>
        <w:t>}}_</w:t>
      </w:r>
      <w:proofErr w:type="gramEnd"/>
      <w:r>
        <w:rPr>
          <w:rFonts w:ascii="Consolas" w:hAnsi="Consolas"/>
          <w:color w:val="000000"/>
        </w:rPr>
        <w:t>{{codeproduit}}_{{codeappl}}_{{typelog}}</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"index_patterns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"settings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"mappings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"properties"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"@timestamp"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 : "date"</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"taille"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"index" : "false",</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 : "integer"</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"asicRessource"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 : "text",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"fields"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"keyword"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"ignore_above" : 256,</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 : "keyword"</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"duree"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"index" : "false",</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 : "integer"</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"ipAppelante"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 : "text"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"adabo"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 : "keyword",</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"doc_values" : true</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"aliases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pStyle w:val="Titre2"/>
        <w:spacing w:before="0" w:after="180" w:line="408" w:lineRule="atLeast"/>
        <w:rPr>
          <w:rFonts w:ascii="Times New Roman" w:hAnsi="Times New Roman"/>
          <w:color w:val="auto"/>
          <w:sz w:val="42"/>
          <w:szCs w:val="42"/>
        </w:rPr>
      </w:pPr>
      <w:bookmarkStart w:id="10" w:name="alias"/>
      <w:bookmarkEnd w:id="10"/>
      <w:r>
        <w:rPr>
          <w:sz w:val="42"/>
          <w:szCs w:val="42"/>
        </w:rPr>
        <w:lastRenderedPageBreak/>
        <w:t>Alias</w:t>
      </w:r>
    </w:p>
    <w:p w:rsidR="00A95930" w:rsidRDefault="00A95930" w:rsidP="00A95930">
      <w:pPr>
        <w:pStyle w:val="NormalWeb"/>
        <w:spacing w:before="0" w:beforeAutospacing="0" w:after="180" w:afterAutospacing="0" w:line="408" w:lineRule="atLeast"/>
        <w:rPr>
          <w:sz w:val="21"/>
          <w:szCs w:val="21"/>
        </w:rPr>
      </w:pPr>
      <w:r>
        <w:rPr>
          <w:sz w:val="21"/>
          <w:szCs w:val="21"/>
        </w:rPr>
        <w:t>La section alias permet de définir des alias associés à ce template et donc aux index qui répondent aux règles de l'index pattern défini.</w:t>
      </w:r>
      <w:r>
        <w:rPr>
          <w:sz w:val="21"/>
          <w:szCs w:val="21"/>
        </w:rPr>
        <w:br/>
        <w:t>L'alias devra être utilisé dans kibana lorsque vous allez déclarer un index pattern dans kibana.</w:t>
      </w:r>
      <w:r>
        <w:rPr>
          <w:sz w:val="21"/>
          <w:szCs w:val="21"/>
        </w:rPr>
        <w:br/>
        <w:t>Cela permet d'assurer un découplage entre l'index elastic et son exposition dans kibana.</w:t>
      </w:r>
      <w:r>
        <w:rPr>
          <w:sz w:val="21"/>
          <w:szCs w:val="21"/>
        </w:rPr>
        <w:br/>
        <w:t>Vous devez utiliser des index pattern reposant sur des alias dans les visualizations Kibana, c'est la bonne pratique.</w:t>
      </w:r>
    </w:p>
    <w:p w:rsidR="00A95930" w:rsidRDefault="00A95930" w:rsidP="00A95930">
      <w:pPr>
        <w:pStyle w:val="NormalWeb"/>
        <w:spacing w:before="0" w:beforeAutospacing="0" w:after="180" w:afterAutospacing="0" w:line="408" w:lineRule="atLeast"/>
        <w:rPr>
          <w:sz w:val="21"/>
          <w:szCs w:val="21"/>
        </w:rPr>
      </w:pPr>
      <w:r>
        <w:rPr>
          <w:sz w:val="21"/>
          <w:szCs w:val="21"/>
        </w:rPr>
        <w:t>Il faut voir l'alias comme une sorte de vue sur une table, avec les possibilités suivantes :</w:t>
      </w:r>
    </w:p>
    <w:p w:rsidR="00A95930" w:rsidRDefault="00A95930" w:rsidP="00A95930">
      <w:pPr>
        <w:numPr>
          <w:ilvl w:val="0"/>
          <w:numId w:val="15"/>
        </w:numPr>
        <w:spacing w:after="0" w:line="408" w:lineRule="atLeast"/>
        <w:ind w:left="450"/>
        <w:rPr>
          <w:sz w:val="21"/>
          <w:szCs w:val="21"/>
        </w:rPr>
      </w:pPr>
      <w:proofErr w:type="gramStart"/>
      <w:r>
        <w:rPr>
          <w:sz w:val="21"/>
          <w:szCs w:val="21"/>
        </w:rPr>
        <w:t>par</w:t>
      </w:r>
      <w:proofErr w:type="gramEnd"/>
      <w:r>
        <w:rPr>
          <w:sz w:val="21"/>
          <w:szCs w:val="21"/>
        </w:rPr>
        <w:t xml:space="preserve"> défaut exposer les index répondant au(x) pattern(s) défini(s) dans la section indexes</w:t>
      </w:r>
    </w:p>
    <w:p w:rsidR="00A95930" w:rsidRDefault="00A95930" w:rsidP="00A95930">
      <w:pPr>
        <w:numPr>
          <w:ilvl w:val="0"/>
          <w:numId w:val="15"/>
        </w:numPr>
        <w:spacing w:after="0" w:line="408" w:lineRule="atLeast"/>
        <w:ind w:left="450"/>
        <w:rPr>
          <w:sz w:val="21"/>
          <w:szCs w:val="21"/>
        </w:rPr>
      </w:pPr>
      <w:proofErr w:type="gramStart"/>
      <w:r>
        <w:rPr>
          <w:sz w:val="21"/>
          <w:szCs w:val="21"/>
        </w:rPr>
        <w:t>définir</w:t>
      </w:r>
      <w:proofErr w:type="gramEnd"/>
      <w:r>
        <w:rPr>
          <w:sz w:val="21"/>
          <w:szCs w:val="21"/>
        </w:rPr>
        <w:t xml:space="preserve"> un alias commun à plusieurs templates organisés par adabo pour avoir une vue globale de toutes les branches de cet adabo</w:t>
      </w:r>
    </w:p>
    <w:p w:rsidR="00A95930" w:rsidRDefault="00A95930" w:rsidP="00A95930">
      <w:pPr>
        <w:numPr>
          <w:ilvl w:val="0"/>
          <w:numId w:val="15"/>
        </w:numPr>
        <w:spacing w:after="0" w:line="408" w:lineRule="atLeast"/>
        <w:ind w:left="450"/>
        <w:rPr>
          <w:sz w:val="21"/>
          <w:szCs w:val="21"/>
        </w:rPr>
      </w:pPr>
      <w:proofErr w:type="gramStart"/>
      <w:r>
        <w:rPr>
          <w:sz w:val="21"/>
          <w:szCs w:val="21"/>
        </w:rPr>
        <w:t>filtrer</w:t>
      </w:r>
      <w:proofErr w:type="gramEnd"/>
      <w:r>
        <w:rPr>
          <w:sz w:val="21"/>
          <w:szCs w:val="21"/>
        </w:rPr>
        <w:t xml:space="preserve"> le contenu des index définis dans le template.</w:t>
      </w:r>
    </w:p>
    <w:p w:rsidR="00A95930" w:rsidRDefault="00A95930" w:rsidP="00A95930">
      <w:pPr>
        <w:pStyle w:val="NormalWeb"/>
        <w:spacing w:before="0" w:beforeAutospacing="0" w:after="180" w:afterAutospacing="0" w:line="408" w:lineRule="atLeast"/>
        <w:rPr>
          <w:sz w:val="21"/>
          <w:szCs w:val="21"/>
        </w:rPr>
      </w:pPr>
      <w:r>
        <w:rPr>
          <w:sz w:val="21"/>
          <w:szCs w:val="21"/>
        </w:rPr>
        <w:t>L'exemple ci-dessous est le template standard à utiliser, il permet de créer 2 alias distincts</w:t>
      </w:r>
    </w:p>
    <w:p w:rsidR="00A95930" w:rsidRDefault="00A95930" w:rsidP="00A95930">
      <w:pPr>
        <w:numPr>
          <w:ilvl w:val="0"/>
          <w:numId w:val="16"/>
        </w:numPr>
        <w:spacing w:after="0" w:line="408" w:lineRule="atLeast"/>
        <w:ind w:left="450"/>
        <w:rPr>
          <w:sz w:val="21"/>
          <w:szCs w:val="21"/>
        </w:rPr>
      </w:pPr>
      <w:r>
        <w:rPr>
          <w:sz w:val="21"/>
          <w:szCs w:val="21"/>
        </w:rPr>
        <w:t>1 alias al_{{adabo</w:t>
      </w:r>
      <w:proofErr w:type="gramStart"/>
      <w:r>
        <w:rPr>
          <w:sz w:val="21"/>
          <w:szCs w:val="21"/>
        </w:rPr>
        <w:t>}}_</w:t>
      </w:r>
      <w:proofErr w:type="gramEnd"/>
      <w:r>
        <w:rPr>
          <w:sz w:val="21"/>
          <w:szCs w:val="21"/>
        </w:rPr>
        <w:t>{{codeproduit}}_{{typelog}}_{{codeappl}} permettant l'exposition des logs de l'instance adabo, par exemple mup10</w:t>
      </w:r>
    </w:p>
    <w:p w:rsidR="00A95930" w:rsidRDefault="00A95930" w:rsidP="00A95930">
      <w:pPr>
        <w:numPr>
          <w:ilvl w:val="0"/>
          <w:numId w:val="16"/>
        </w:numPr>
        <w:spacing w:after="0" w:line="408" w:lineRule="atLeast"/>
        <w:ind w:left="450"/>
        <w:rPr>
          <w:sz w:val="21"/>
          <w:szCs w:val="21"/>
        </w:rPr>
      </w:pPr>
      <w:r>
        <w:rPr>
          <w:sz w:val="21"/>
          <w:szCs w:val="21"/>
        </w:rPr>
        <w:t>1 alias al_{{ada</w:t>
      </w:r>
      <w:proofErr w:type="gramStart"/>
      <w:r>
        <w:rPr>
          <w:sz w:val="21"/>
          <w:szCs w:val="21"/>
        </w:rPr>
        <w:t>}}_</w:t>
      </w:r>
      <w:proofErr w:type="gramEnd"/>
      <w:r>
        <w:rPr>
          <w:sz w:val="21"/>
          <w:szCs w:val="21"/>
        </w:rPr>
        <w:t>{{codeproduit}}_{{typelog}}_{{codeappl}} permettant l'exposition des logs des instance ada, par exemple mup10, mup20, mup30 et mup40</w:t>
      </w:r>
    </w:p>
    <w:p w:rsidR="00A95930" w:rsidRDefault="00A95930" w:rsidP="00A95930">
      <w:pPr>
        <w:pStyle w:val="PrformatHTML"/>
        <w:spacing w:line="270" w:lineRule="atLeast"/>
        <w:rPr>
          <w:rFonts w:ascii="Consolas" w:hAnsi="Consolas"/>
          <w:color w:val="000000"/>
        </w:rPr>
      </w:pPr>
      <w:r>
        <w:rPr>
          <w:rFonts w:ascii="Consolas" w:hAnsi="Consolas"/>
          <w:color w:val="000000"/>
        </w:rPr>
        <w:t>PUT _template/te_{{adabo</w:t>
      </w:r>
      <w:proofErr w:type="gramStart"/>
      <w:r>
        <w:rPr>
          <w:rFonts w:ascii="Consolas" w:hAnsi="Consolas"/>
          <w:color w:val="000000"/>
        </w:rPr>
        <w:t>}}_</w:t>
      </w:r>
      <w:proofErr w:type="gramEnd"/>
      <w:r>
        <w:rPr>
          <w:rFonts w:ascii="Consolas" w:hAnsi="Consolas"/>
          <w:color w:val="000000"/>
        </w:rPr>
        <w:t>{{codeproduit}}_{{codeappl}}_{{typelog}}</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"index_patterns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"ix_{{adabo</w:t>
      </w:r>
      <w:proofErr w:type="gramStart"/>
      <w:r>
        <w:rPr>
          <w:rFonts w:ascii="Consolas" w:hAnsi="Consolas"/>
          <w:color w:val="000000"/>
        </w:rPr>
        <w:t>}}_</w:t>
      </w:r>
      <w:proofErr w:type="gramEnd"/>
      <w:r>
        <w:rPr>
          <w:rFonts w:ascii="Consolas" w:hAnsi="Consolas"/>
          <w:color w:val="000000"/>
        </w:rPr>
        <w:t>{{codeproduit}}_{{codeappl}}_{{typelog}}-*"</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"settings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"mappings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"aliases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"al_{{adabo</w:t>
      </w:r>
      <w:proofErr w:type="gramStart"/>
      <w:r>
        <w:rPr>
          <w:rFonts w:ascii="Consolas" w:hAnsi="Consolas"/>
          <w:color w:val="000000"/>
        </w:rPr>
        <w:t>}}_</w:t>
      </w:r>
      <w:proofErr w:type="gramEnd"/>
      <w:r>
        <w:rPr>
          <w:rFonts w:ascii="Consolas" w:hAnsi="Consolas"/>
          <w:color w:val="000000"/>
        </w:rPr>
        <w:t>{{codeproduit}}_{{codeappl}}_{{typelog}}"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"al_{{ada</w:t>
      </w:r>
      <w:proofErr w:type="gramStart"/>
      <w:r>
        <w:rPr>
          <w:rFonts w:ascii="Consolas" w:hAnsi="Consolas"/>
          <w:color w:val="000000"/>
        </w:rPr>
        <w:t>}}_</w:t>
      </w:r>
      <w:proofErr w:type="gramEnd"/>
      <w:r>
        <w:rPr>
          <w:rFonts w:ascii="Consolas" w:hAnsi="Consolas"/>
          <w:color w:val="000000"/>
        </w:rPr>
        <w:t>{{codeproduit}}_{{codeappl}}_{{typelog}}"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pStyle w:val="NormalWeb"/>
        <w:spacing w:before="0" w:beforeAutospacing="0" w:after="180" w:afterAutospacing="0" w:line="408" w:lineRule="atLeast"/>
        <w:rPr>
          <w:sz w:val="21"/>
          <w:szCs w:val="21"/>
        </w:rPr>
      </w:pPr>
      <w:proofErr w:type="gramStart"/>
      <w:r>
        <w:rPr>
          <w:rStyle w:val="Accentuation"/>
          <w:rFonts w:eastAsiaTheme="majorEastAsia"/>
          <w:sz w:val="21"/>
          <w:szCs w:val="21"/>
        </w:rPr>
        <w:t>exemple</w:t>
      </w:r>
      <w:proofErr w:type="gramEnd"/>
      <w:r>
        <w:rPr>
          <w:rStyle w:val="Accentuation"/>
          <w:rFonts w:eastAsiaTheme="majorEastAsia"/>
          <w:sz w:val="21"/>
          <w:szCs w:val="21"/>
        </w:rPr>
        <w:t xml:space="preserve"> :</w:t>
      </w:r>
    </w:p>
    <w:p w:rsidR="00A95930" w:rsidRDefault="00A95930" w:rsidP="00A95930">
      <w:pPr>
        <w:pStyle w:val="NormalWeb"/>
        <w:spacing w:before="0" w:beforeAutospacing="0" w:after="180" w:afterAutospacing="0" w:line="408" w:lineRule="atLeast"/>
        <w:rPr>
          <w:sz w:val="21"/>
          <w:szCs w:val="21"/>
        </w:rPr>
      </w:pPr>
      <w:r>
        <w:rPr>
          <w:sz w:val="21"/>
          <w:szCs w:val="21"/>
        </w:rPr>
        <w:t>Les API sont instanciées sur 2 branches en production mup10 et mup30, une branche passive et une branche active à un instant t.</w:t>
      </w:r>
      <w:r>
        <w:rPr>
          <w:sz w:val="21"/>
          <w:szCs w:val="21"/>
        </w:rPr>
        <w:br/>
        <w:t>Dans ce cas, nous devons créer 2 index template, chacun contenant 2 alias</w:t>
      </w:r>
    </w:p>
    <w:p w:rsidR="00A95930" w:rsidRDefault="00A95930" w:rsidP="00A95930">
      <w:pPr>
        <w:numPr>
          <w:ilvl w:val="0"/>
          <w:numId w:val="17"/>
        </w:numPr>
        <w:spacing w:after="0" w:line="408" w:lineRule="atLeast"/>
        <w:ind w:left="450"/>
        <w:rPr>
          <w:sz w:val="21"/>
          <w:szCs w:val="21"/>
        </w:rPr>
      </w:pPr>
      <w:r>
        <w:rPr>
          <w:sz w:val="21"/>
          <w:szCs w:val="21"/>
        </w:rPr>
        <w:t>1 template pour mup10 associant les index mup10 avec une exposition mup10 et mup en déclarant 2 alias</w:t>
      </w:r>
    </w:p>
    <w:p w:rsidR="00A95930" w:rsidRDefault="00A95930" w:rsidP="00A95930">
      <w:pPr>
        <w:pStyle w:val="PrformatHTML"/>
        <w:spacing w:line="270" w:lineRule="atLeast"/>
        <w:rPr>
          <w:rFonts w:ascii="Consolas" w:hAnsi="Consolas"/>
          <w:color w:val="000000"/>
        </w:rPr>
      </w:pPr>
      <w:r>
        <w:rPr>
          <w:rFonts w:ascii="Consolas" w:hAnsi="Consolas"/>
          <w:color w:val="000000"/>
        </w:rPr>
        <w:lastRenderedPageBreak/>
        <w:t>PUT _template/te_mup10_{{codeproduit</w:t>
      </w:r>
      <w:proofErr w:type="gramStart"/>
      <w:r>
        <w:rPr>
          <w:rFonts w:ascii="Consolas" w:hAnsi="Consolas"/>
          <w:color w:val="000000"/>
        </w:rPr>
        <w:t>}}_</w:t>
      </w:r>
      <w:proofErr w:type="gramEnd"/>
      <w:r>
        <w:rPr>
          <w:rFonts w:ascii="Consolas" w:hAnsi="Consolas"/>
          <w:color w:val="000000"/>
        </w:rPr>
        <w:t>{{typelog}}_{{codeappl}}</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"index_patterns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"ix_mup10_{{codeproduit</w:t>
      </w:r>
      <w:proofErr w:type="gramStart"/>
      <w:r>
        <w:rPr>
          <w:rFonts w:ascii="Consolas" w:hAnsi="Consolas"/>
          <w:color w:val="000000"/>
        </w:rPr>
        <w:t>}}_</w:t>
      </w:r>
      <w:proofErr w:type="gramEnd"/>
      <w:r>
        <w:rPr>
          <w:rFonts w:ascii="Consolas" w:hAnsi="Consolas"/>
          <w:color w:val="000000"/>
        </w:rPr>
        <w:t>{{typelog}}_{{codeappl}}-*"</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"settings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"mappings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"aliases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"al_mup10_{{codeproduit</w:t>
      </w:r>
      <w:proofErr w:type="gramStart"/>
      <w:r>
        <w:rPr>
          <w:rFonts w:ascii="Consolas" w:hAnsi="Consolas"/>
          <w:color w:val="000000"/>
        </w:rPr>
        <w:t>}}_</w:t>
      </w:r>
      <w:proofErr w:type="gramEnd"/>
      <w:r>
        <w:rPr>
          <w:rFonts w:ascii="Consolas" w:hAnsi="Consolas"/>
          <w:color w:val="000000"/>
        </w:rPr>
        <w:t>{{typelog}}_{{codeappl}}"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"al_mup_{{codeproduit</w:t>
      </w:r>
      <w:proofErr w:type="gramStart"/>
      <w:r>
        <w:rPr>
          <w:rFonts w:ascii="Consolas" w:hAnsi="Consolas"/>
          <w:color w:val="000000"/>
        </w:rPr>
        <w:t>}}_</w:t>
      </w:r>
      <w:proofErr w:type="gramEnd"/>
      <w:r>
        <w:rPr>
          <w:rFonts w:ascii="Consolas" w:hAnsi="Consolas"/>
          <w:color w:val="000000"/>
        </w:rPr>
        <w:t>{{typelog}}_{{codeappl}}"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numPr>
          <w:ilvl w:val="0"/>
          <w:numId w:val="18"/>
        </w:numPr>
        <w:spacing w:after="0" w:line="408" w:lineRule="atLeast"/>
        <w:ind w:left="450"/>
        <w:rPr>
          <w:rFonts w:ascii="Times New Roman" w:hAnsi="Times New Roman"/>
          <w:sz w:val="21"/>
          <w:szCs w:val="21"/>
        </w:rPr>
      </w:pPr>
      <w:r>
        <w:rPr>
          <w:sz w:val="21"/>
          <w:szCs w:val="21"/>
        </w:rPr>
        <w:t>1 template pour mup30 associant les index mup30 avec une exposition mup30 et mup en déclarant 2 alias</w:t>
      </w:r>
    </w:p>
    <w:p w:rsidR="00A95930" w:rsidRDefault="00A95930" w:rsidP="00A95930">
      <w:pPr>
        <w:pStyle w:val="PrformatHTML"/>
        <w:spacing w:line="270" w:lineRule="atLeast"/>
        <w:rPr>
          <w:rFonts w:ascii="Consolas" w:hAnsi="Consolas"/>
          <w:color w:val="000000"/>
        </w:rPr>
      </w:pPr>
      <w:r>
        <w:rPr>
          <w:rFonts w:ascii="Consolas" w:hAnsi="Consolas"/>
          <w:color w:val="000000"/>
        </w:rPr>
        <w:t>PUT _template/te_mup30_{{codeproduit</w:t>
      </w:r>
      <w:proofErr w:type="gramStart"/>
      <w:r>
        <w:rPr>
          <w:rFonts w:ascii="Consolas" w:hAnsi="Consolas"/>
          <w:color w:val="000000"/>
        </w:rPr>
        <w:t>}}_</w:t>
      </w:r>
      <w:proofErr w:type="gramEnd"/>
      <w:r>
        <w:rPr>
          <w:rFonts w:ascii="Consolas" w:hAnsi="Consolas"/>
          <w:color w:val="000000"/>
        </w:rPr>
        <w:t>{{typelog}}_{{codeappl}}</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"index_patterns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"ix_mup30_{{codeproduit</w:t>
      </w:r>
      <w:proofErr w:type="gramStart"/>
      <w:r>
        <w:rPr>
          <w:rFonts w:ascii="Consolas" w:hAnsi="Consolas"/>
          <w:color w:val="000000"/>
        </w:rPr>
        <w:t>}}_</w:t>
      </w:r>
      <w:proofErr w:type="gramEnd"/>
      <w:r>
        <w:rPr>
          <w:rFonts w:ascii="Consolas" w:hAnsi="Consolas"/>
          <w:color w:val="000000"/>
        </w:rPr>
        <w:t>{{typelog}}_{{codeappl}}-*"</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"settings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"mappings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"aliases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"al_mup30_{{codeproduit</w:t>
      </w:r>
      <w:proofErr w:type="gramStart"/>
      <w:r>
        <w:rPr>
          <w:rFonts w:ascii="Consolas" w:hAnsi="Consolas"/>
          <w:color w:val="000000"/>
        </w:rPr>
        <w:t>}}_</w:t>
      </w:r>
      <w:proofErr w:type="gramEnd"/>
      <w:r>
        <w:rPr>
          <w:rFonts w:ascii="Consolas" w:hAnsi="Consolas"/>
          <w:color w:val="000000"/>
        </w:rPr>
        <w:t>{{typelog}}_{{codeappl}}"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"al_mup_{{codeproduit</w:t>
      </w:r>
      <w:proofErr w:type="gramStart"/>
      <w:r>
        <w:rPr>
          <w:rFonts w:ascii="Consolas" w:hAnsi="Consolas"/>
          <w:color w:val="000000"/>
        </w:rPr>
        <w:t>}}_</w:t>
      </w:r>
      <w:proofErr w:type="gramEnd"/>
      <w:r>
        <w:rPr>
          <w:rFonts w:ascii="Consolas" w:hAnsi="Consolas"/>
          <w:color w:val="000000"/>
        </w:rPr>
        <w:t>{{typelog}}_{{codeappl}}"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pStyle w:val="NormalWeb"/>
        <w:spacing w:before="0" w:beforeAutospacing="0" w:after="180" w:afterAutospacing="0" w:line="408" w:lineRule="atLeast"/>
        <w:rPr>
          <w:sz w:val="21"/>
          <w:szCs w:val="21"/>
        </w:rPr>
      </w:pPr>
      <w:r>
        <w:rPr>
          <w:sz w:val="21"/>
          <w:szCs w:val="21"/>
        </w:rPr>
        <w:t>Ainsi, nous pouvons exposer les logs des APIM par branche adabo mup10 et mup30 à travers les alias al_mup10_... et al_mup30_...</w:t>
      </w:r>
      <w:r>
        <w:rPr>
          <w:sz w:val="21"/>
          <w:szCs w:val="21"/>
        </w:rPr>
        <w:br/>
        <w:t>Dans chacun des 2 templates nous avons déclaré l'alias al_mup...., celui va fédérer le contenu des index elasticsearch ix_mup10 et ix_mup30, il permettra une exposition de logs de l'environnement de production.</w:t>
      </w:r>
    </w:p>
    <w:p w:rsidR="00A95930" w:rsidRDefault="00A95930" w:rsidP="00A95930">
      <w:pPr>
        <w:pStyle w:val="NormalWeb"/>
        <w:spacing w:before="0" w:beforeAutospacing="0" w:after="180" w:afterAutospacing="0" w:line="408" w:lineRule="atLeast"/>
        <w:rPr>
          <w:sz w:val="21"/>
          <w:szCs w:val="21"/>
        </w:rPr>
      </w:pPr>
      <w:r>
        <w:rPr>
          <w:rStyle w:val="lev"/>
          <w:i/>
          <w:iCs/>
          <w:sz w:val="21"/>
          <w:szCs w:val="21"/>
        </w:rPr>
        <w:t>Pourquoi les alias sont-ils déclarés dans l'index template ?</w:t>
      </w:r>
      <w:r>
        <w:rPr>
          <w:i/>
          <w:iCs/>
          <w:sz w:val="21"/>
          <w:szCs w:val="21"/>
        </w:rPr>
        <w:br/>
      </w:r>
      <w:r>
        <w:rPr>
          <w:rStyle w:val="Accentuation"/>
          <w:rFonts w:eastAsiaTheme="majorEastAsia"/>
          <w:sz w:val="21"/>
          <w:szCs w:val="21"/>
        </w:rPr>
        <w:t>Effectivement, nous aurions pu créer les alias indépendamment des index et donc hors des index template, mais après de nombreux tests, nous nous sommes aperçu qu'au fil des données indexées, le contenu des alias n'est pas mis à jour et qu'il est dans ce cas nécessaire de les rafraîchir manuellement., soit à partir de l'UI ECE, soit par l'API Rest.</w:t>
      </w:r>
    </w:p>
    <w:p w:rsidR="00A95930" w:rsidRDefault="00A95930" w:rsidP="00A95930">
      <w:pPr>
        <w:pStyle w:val="Titre5"/>
        <w:spacing w:before="0" w:beforeAutospacing="0" w:after="180" w:afterAutospacing="0" w:line="408" w:lineRule="atLeast"/>
        <w:rPr>
          <w:sz w:val="27"/>
          <w:szCs w:val="27"/>
        </w:rPr>
      </w:pPr>
      <w:bookmarkStart w:id="11" w:name="voici-un-exemple-permettant-de"/>
      <w:bookmarkEnd w:id="11"/>
      <w:r>
        <w:rPr>
          <w:sz w:val="27"/>
          <w:szCs w:val="27"/>
        </w:rPr>
        <w:t>Voici un exemple permettant de créer le template elasticsearch des access log de PFCC Comcli :</w:t>
      </w:r>
    </w:p>
    <w:p w:rsidR="00A95930" w:rsidRDefault="00A95930" w:rsidP="00A95930">
      <w:pPr>
        <w:pStyle w:val="PrformatHTML"/>
        <w:spacing w:line="270" w:lineRule="atLeast"/>
        <w:rPr>
          <w:rFonts w:ascii="Consolas" w:hAnsi="Consolas"/>
          <w:color w:val="000000"/>
        </w:rPr>
      </w:pPr>
      <w:r>
        <w:rPr>
          <w:rFonts w:ascii="Consolas" w:hAnsi="Consolas"/>
          <w:color w:val="000000"/>
        </w:rPr>
        <w:t># Création indice policies pfcc avec une durée de rétention de 30 jours</w:t>
      </w:r>
    </w:p>
    <w:p w:rsidR="00A95930" w:rsidRDefault="00A95930" w:rsidP="00A95930">
      <w:pPr>
        <w:pStyle w:val="PrformatHTML"/>
        <w:spacing w:line="270" w:lineRule="atLeast"/>
        <w:rPr>
          <w:rFonts w:ascii="Consolas" w:hAnsi="Consolas"/>
          <w:color w:val="000000"/>
        </w:rPr>
      </w:pPr>
      <w:r>
        <w:rPr>
          <w:rFonts w:ascii="Consolas" w:hAnsi="Consolas"/>
          <w:color w:val="000000"/>
        </w:rPr>
        <w:t>PUT /_ilm/policy/lp_zuda0_p0000_pfcc_access_sample</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"policy"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"phases"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"delete" : {</w:t>
      </w:r>
    </w:p>
    <w:p w:rsidR="00A95930" w:rsidRDefault="00A95930" w:rsidP="00A95930">
      <w:pPr>
        <w:pStyle w:val="PrformatHTML"/>
        <w:spacing w:line="270" w:lineRule="atLeast"/>
        <w:rPr>
          <w:rFonts w:ascii="Consolas" w:hAnsi="Consolas"/>
          <w:color w:val="000000"/>
        </w:rPr>
      </w:pPr>
      <w:r>
        <w:rPr>
          <w:rFonts w:ascii="Consolas" w:hAnsi="Consolas"/>
          <w:color w:val="000000"/>
        </w:rPr>
        <w:lastRenderedPageBreak/>
        <w:t xml:space="preserve">          "min_age" : "30d",</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"actions"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"delete" : </w:t>
      </w:r>
      <w:proofErr w:type="gramStart"/>
      <w:r>
        <w:rPr>
          <w:rFonts w:ascii="Consolas" w:hAnsi="Consolas"/>
          <w:color w:val="000000"/>
        </w:rPr>
        <w:t>{ }</w:t>
      </w:r>
      <w:proofErr w:type="gramEnd"/>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NormalWeb"/>
        <w:spacing w:before="0" w:beforeAutospacing="0" w:after="180" w:afterAutospacing="0" w:line="408" w:lineRule="atLeast"/>
        <w:rPr>
          <w:sz w:val="21"/>
          <w:szCs w:val="21"/>
        </w:rPr>
      </w:pPr>
      <w:r>
        <w:rPr>
          <w:rStyle w:val="lev"/>
          <w:sz w:val="21"/>
          <w:szCs w:val="21"/>
        </w:rPr>
        <w:t>Requête de création</w:t>
      </w:r>
    </w:p>
    <w:p w:rsidR="00A95930" w:rsidRDefault="00A95930" w:rsidP="00A95930">
      <w:pPr>
        <w:pStyle w:val="PrformatHTML"/>
        <w:spacing w:line="270" w:lineRule="atLeast"/>
        <w:rPr>
          <w:rFonts w:ascii="Consolas" w:hAnsi="Consolas"/>
          <w:color w:val="000000"/>
        </w:rPr>
      </w:pPr>
      <w:r>
        <w:rPr>
          <w:rFonts w:ascii="Consolas" w:hAnsi="Consolas"/>
          <w:color w:val="000000"/>
        </w:rPr>
        <w:t>PUT _template/te_zuda0_p0000_pfcc_access_sample</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"index_patterns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"ix_zuda0_p00000_access_pfcc-*"</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"settings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"lifecycle" :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"name" : "lp_zuda0_p0000_pfcc_access_sample"</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"index</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"number_of_shards</w:t>
      </w:r>
      <w:proofErr w:type="gramStart"/>
      <w:r>
        <w:rPr>
          <w:rFonts w:ascii="Consolas" w:hAnsi="Consolas"/>
          <w:color w:val="000000"/>
        </w:rPr>
        <w:t>":</w:t>
      </w:r>
      <w:proofErr w:type="gramEnd"/>
      <w:r>
        <w:rPr>
          <w:rFonts w:ascii="Consolas" w:hAnsi="Consolas"/>
          <w:color w:val="000000"/>
        </w:rPr>
        <w:t xml:space="preserve"> "1",</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"number_of_replicas</w:t>
      </w:r>
      <w:proofErr w:type="gramStart"/>
      <w:r>
        <w:rPr>
          <w:rFonts w:ascii="Consolas" w:hAnsi="Consolas"/>
          <w:color w:val="000000"/>
        </w:rPr>
        <w:t>":</w:t>
      </w:r>
      <w:proofErr w:type="gramEnd"/>
      <w:r>
        <w:rPr>
          <w:rFonts w:ascii="Consolas" w:hAnsi="Consolas"/>
          <w:color w:val="000000"/>
        </w:rPr>
        <w:t xml:space="preserve"> "1"</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"mappings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"properties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"@timestamp</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"date"</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"geoip</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"dynamic</w:t>
      </w:r>
      <w:proofErr w:type="gramStart"/>
      <w:r>
        <w:rPr>
          <w:rFonts w:ascii="Consolas" w:hAnsi="Consolas"/>
          <w:color w:val="000000"/>
        </w:rPr>
        <w:t>":</w:t>
      </w:r>
      <w:proofErr w:type="gramEnd"/>
      <w:r>
        <w:rPr>
          <w:rFonts w:ascii="Consolas" w:hAnsi="Consolas"/>
          <w:color w:val="000000"/>
        </w:rPr>
        <w:t xml:space="preserve"> true,</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"properties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"ip</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"ip"</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"latitude</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"half_float"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"location</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"geo_point"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"longitude</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"half_float"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"httpVersion</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"text",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"fields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"keyword</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"ignore_above</w:t>
      </w:r>
      <w:proofErr w:type="gramStart"/>
      <w:r>
        <w:rPr>
          <w:rFonts w:ascii="Consolas" w:hAnsi="Consolas"/>
          <w:color w:val="000000"/>
        </w:rPr>
        <w:t>":</w:t>
      </w:r>
      <w:proofErr w:type="gramEnd"/>
      <w:r>
        <w:rPr>
          <w:rFonts w:ascii="Consolas" w:hAnsi="Consolas"/>
          <w:color w:val="000000"/>
        </w:rPr>
        <w:t xml:space="preserve"> 256,</w:t>
      </w:r>
    </w:p>
    <w:p w:rsidR="00A95930" w:rsidRDefault="00A95930" w:rsidP="00A95930">
      <w:pPr>
        <w:pStyle w:val="PrformatHTML"/>
        <w:spacing w:line="270" w:lineRule="atLeast"/>
        <w:rPr>
          <w:rFonts w:ascii="Consolas" w:hAnsi="Consolas"/>
          <w:color w:val="000000"/>
        </w:rPr>
      </w:pPr>
      <w:r>
        <w:rPr>
          <w:rFonts w:ascii="Consolas" w:hAnsi="Consolas"/>
          <w:color w:val="000000"/>
        </w:rPr>
        <w:lastRenderedPageBreak/>
        <w:t xml:space="preserve">            "type</w:t>
      </w:r>
      <w:proofErr w:type="gramStart"/>
      <w:r>
        <w:rPr>
          <w:rFonts w:ascii="Consolas" w:hAnsi="Consolas"/>
          <w:color w:val="000000"/>
        </w:rPr>
        <w:t>":</w:t>
      </w:r>
      <w:proofErr w:type="gramEnd"/>
      <w:r>
        <w:rPr>
          <w:rFonts w:ascii="Consolas" w:hAnsi="Consolas"/>
          <w:color w:val="000000"/>
        </w:rPr>
        <w:t xml:space="preserve"> "keyword"</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"taille</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"index</w:t>
      </w:r>
      <w:proofErr w:type="gramStart"/>
      <w:r>
        <w:rPr>
          <w:rFonts w:ascii="Consolas" w:hAnsi="Consolas"/>
          <w:color w:val="000000"/>
        </w:rPr>
        <w:t>":</w:t>
      </w:r>
      <w:proofErr w:type="gramEnd"/>
      <w:r>
        <w:rPr>
          <w:rFonts w:ascii="Consolas" w:hAnsi="Consolas"/>
          <w:color w:val="000000"/>
        </w:rPr>
        <w:t xml:space="preserve"> "false",</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"integer"</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"@version</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"keyword"</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"httpCodeRetour</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"text",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"fields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"keyword</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"ignore_above</w:t>
      </w:r>
      <w:proofErr w:type="gramStart"/>
      <w:r>
        <w:rPr>
          <w:rFonts w:ascii="Consolas" w:hAnsi="Consolas"/>
          <w:color w:val="000000"/>
        </w:rPr>
        <w:t>":</w:t>
      </w:r>
      <w:proofErr w:type="gramEnd"/>
      <w:r>
        <w:rPr>
          <w:rFonts w:ascii="Consolas" w:hAnsi="Consolas"/>
          <w:color w:val="000000"/>
        </w:rPr>
        <w:t xml:space="preserve"> 256,</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"keyword"</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"asicFonction</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"text",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"fields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"keyword</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"ignore_above</w:t>
      </w:r>
      <w:proofErr w:type="gramStart"/>
      <w:r>
        <w:rPr>
          <w:rFonts w:ascii="Consolas" w:hAnsi="Consolas"/>
          <w:color w:val="000000"/>
        </w:rPr>
        <w:t>":</w:t>
      </w:r>
      <w:proofErr w:type="gramEnd"/>
      <w:r>
        <w:rPr>
          <w:rFonts w:ascii="Consolas" w:hAnsi="Consolas"/>
          <w:color w:val="000000"/>
        </w:rPr>
        <w:t xml:space="preserve"> 256,</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"keyword"</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"asicRessource</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"text",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"fields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"keyword</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"ignore_above</w:t>
      </w:r>
      <w:proofErr w:type="gramStart"/>
      <w:r>
        <w:rPr>
          <w:rFonts w:ascii="Consolas" w:hAnsi="Consolas"/>
          <w:color w:val="000000"/>
        </w:rPr>
        <w:t>":</w:t>
      </w:r>
      <w:proofErr w:type="gramEnd"/>
      <w:r>
        <w:rPr>
          <w:rFonts w:ascii="Consolas" w:hAnsi="Consolas"/>
          <w:color w:val="000000"/>
        </w:rPr>
        <w:t xml:space="preserve"> 256,</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"keyword"</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"duree</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"index</w:t>
      </w:r>
      <w:proofErr w:type="gramStart"/>
      <w:r>
        <w:rPr>
          <w:rFonts w:ascii="Consolas" w:hAnsi="Consolas"/>
          <w:color w:val="000000"/>
        </w:rPr>
        <w:t>":</w:t>
      </w:r>
      <w:proofErr w:type="gramEnd"/>
      <w:r>
        <w:rPr>
          <w:rFonts w:ascii="Consolas" w:hAnsi="Consolas"/>
          <w:color w:val="000000"/>
        </w:rPr>
        <w:t xml:space="preserve"> "false",</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"integer"</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"ipAppelante</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"text"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"adabo</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"type</w:t>
      </w:r>
      <w:proofErr w:type="gramStart"/>
      <w:r>
        <w:rPr>
          <w:rFonts w:ascii="Consolas" w:hAnsi="Consolas"/>
          <w:color w:val="000000"/>
        </w:rPr>
        <w:t>":</w:t>
      </w:r>
      <w:proofErr w:type="gramEnd"/>
      <w:r>
        <w:rPr>
          <w:rFonts w:ascii="Consolas" w:hAnsi="Consolas"/>
          <w:color w:val="000000"/>
        </w:rPr>
        <w:t xml:space="preserve"> "keyword",</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"doc_values</w:t>
      </w:r>
      <w:proofErr w:type="gramStart"/>
      <w:r>
        <w:rPr>
          <w:rFonts w:ascii="Consolas" w:hAnsi="Consolas"/>
          <w:color w:val="000000"/>
        </w:rPr>
        <w:t>":</w:t>
      </w:r>
      <w:proofErr w:type="gramEnd"/>
      <w:r>
        <w:rPr>
          <w:rFonts w:ascii="Consolas" w:hAnsi="Consolas"/>
          <w:color w:val="000000"/>
        </w:rPr>
        <w:t xml:space="preserve"> true</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lastRenderedPageBreak/>
        <w:t xml:space="preserve">  "aliases</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"al_zuda0_p0000_pfcc_access_sample</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"al_dev_p0000_pfcc_access_sample</w:t>
      </w:r>
      <w:proofErr w:type="gramStart"/>
      <w:r>
        <w:rPr>
          <w:rFonts w:ascii="Consolas" w:hAnsi="Consolas"/>
          <w:color w:val="000000"/>
        </w:rPr>
        <w:t>":</w:t>
      </w:r>
      <w:proofErr w:type="gramEnd"/>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
    <w:p w:rsidR="00A95930" w:rsidRDefault="00A95930" w:rsidP="00A95930">
      <w:pPr>
        <w:pStyle w:val="PrformatHTML"/>
        <w:spacing w:line="270" w:lineRule="atLeast"/>
        <w:rPr>
          <w:rFonts w:ascii="Consolas" w:hAnsi="Consolas"/>
          <w:color w:val="000000"/>
        </w:rPr>
      </w:pPr>
      <w:r>
        <w:rPr>
          <w:rFonts w:ascii="Consolas" w:hAnsi="Consolas"/>
          <w:color w:val="000000"/>
        </w:rPr>
        <w:t>}</w:t>
      </w:r>
    </w:p>
    <w:p w:rsidR="00A95930" w:rsidRDefault="00A95930" w:rsidP="00A95930">
      <w:pPr>
        <w:pStyle w:val="NormalWeb"/>
        <w:spacing w:before="0" w:beforeAutospacing="0" w:after="180" w:afterAutospacing="0" w:line="408" w:lineRule="atLeast"/>
        <w:rPr>
          <w:sz w:val="21"/>
          <w:szCs w:val="21"/>
        </w:rPr>
      </w:pPr>
      <w:r>
        <w:rPr>
          <w:rStyle w:val="lev"/>
          <w:sz w:val="21"/>
          <w:szCs w:val="21"/>
        </w:rPr>
        <w:t>Requête de lecture d'un template elasticsearch</w:t>
      </w:r>
    </w:p>
    <w:p w:rsidR="00A95930" w:rsidRDefault="00A95930" w:rsidP="00A95930">
      <w:pPr>
        <w:pStyle w:val="PrformatHTML"/>
        <w:spacing w:line="270" w:lineRule="atLeast"/>
        <w:rPr>
          <w:rFonts w:ascii="Consolas" w:hAnsi="Consolas"/>
          <w:color w:val="000000"/>
        </w:rPr>
      </w:pPr>
      <w:r>
        <w:rPr>
          <w:rFonts w:ascii="Consolas" w:hAnsi="Consolas"/>
          <w:color w:val="000000"/>
        </w:rPr>
        <w:t>GET /_template/te_zuda0_p0000_pfcc_access_sample</w:t>
      </w:r>
    </w:p>
    <w:p w:rsidR="00A95930" w:rsidRDefault="00A95930" w:rsidP="00A95930">
      <w:pPr>
        <w:pStyle w:val="NormalWeb"/>
        <w:spacing w:before="0" w:beforeAutospacing="0" w:after="180" w:afterAutospacing="0" w:line="408" w:lineRule="atLeast"/>
        <w:rPr>
          <w:sz w:val="21"/>
          <w:szCs w:val="21"/>
        </w:rPr>
      </w:pPr>
      <w:r>
        <w:rPr>
          <w:rStyle w:val="lev"/>
          <w:sz w:val="21"/>
          <w:szCs w:val="21"/>
        </w:rPr>
        <w:t>Requête de suppression d'un template elasticsearch</w:t>
      </w:r>
    </w:p>
    <w:p w:rsidR="00A95930" w:rsidRDefault="00A95930" w:rsidP="00A95930">
      <w:pPr>
        <w:pStyle w:val="PrformatHTML"/>
        <w:spacing w:line="270" w:lineRule="atLeast"/>
        <w:rPr>
          <w:rFonts w:ascii="Consolas" w:hAnsi="Consolas"/>
          <w:color w:val="000000"/>
        </w:rPr>
      </w:pPr>
      <w:r>
        <w:rPr>
          <w:rFonts w:ascii="Consolas" w:hAnsi="Consolas"/>
          <w:color w:val="000000"/>
        </w:rPr>
        <w:t>DELETE _template/te_zuda0_p0000_pfcc_access_sample</w:t>
      </w:r>
    </w:p>
    <w:p w:rsidR="00A95930" w:rsidRDefault="00A95930" w:rsidP="00A95930">
      <w:pPr>
        <w:pStyle w:val="NormalWeb"/>
        <w:spacing w:before="0" w:beforeAutospacing="0" w:after="180" w:afterAutospacing="0" w:line="408" w:lineRule="atLeast"/>
        <w:rPr>
          <w:sz w:val="21"/>
          <w:szCs w:val="21"/>
        </w:rPr>
      </w:pPr>
      <w:r>
        <w:rPr>
          <w:rStyle w:val="lev"/>
          <w:sz w:val="21"/>
          <w:szCs w:val="21"/>
        </w:rPr>
        <w:t>Requête permettant de voir l'association template et index pattern elasticsearch</w:t>
      </w:r>
    </w:p>
    <w:p w:rsidR="00A95930" w:rsidRDefault="00A95930" w:rsidP="00A95930">
      <w:pPr>
        <w:pStyle w:val="PrformatHTML"/>
        <w:spacing w:line="270" w:lineRule="atLeast"/>
        <w:rPr>
          <w:rFonts w:ascii="Consolas" w:hAnsi="Consolas"/>
          <w:color w:val="000000"/>
        </w:rPr>
      </w:pPr>
      <w:r>
        <w:rPr>
          <w:rFonts w:ascii="Consolas" w:hAnsi="Consolas"/>
          <w:color w:val="000000"/>
        </w:rPr>
        <w:t>GET /_cat/</w:t>
      </w:r>
      <w:proofErr w:type="gramStart"/>
      <w:r>
        <w:rPr>
          <w:rFonts w:ascii="Consolas" w:hAnsi="Consolas"/>
          <w:color w:val="000000"/>
        </w:rPr>
        <w:t>templates?v</w:t>
      </w:r>
      <w:proofErr w:type="gramEnd"/>
      <w:r>
        <w:rPr>
          <w:rFonts w:ascii="Consolas" w:hAnsi="Consolas"/>
          <w:color w:val="000000"/>
        </w:rPr>
        <w:t>&amp;s=order:desc,index_patterns</w:t>
      </w:r>
    </w:p>
    <w:p w:rsidR="00A95930" w:rsidRDefault="00A95930" w:rsidP="00A95930">
      <w:pPr>
        <w:pStyle w:val="NormalWeb"/>
        <w:spacing w:before="0" w:beforeAutospacing="0" w:after="180" w:afterAutospacing="0" w:line="408" w:lineRule="atLeast"/>
        <w:rPr>
          <w:sz w:val="21"/>
          <w:szCs w:val="21"/>
        </w:rPr>
      </w:pPr>
      <w:proofErr w:type="gramStart"/>
      <w:r>
        <w:rPr>
          <w:rStyle w:val="Accentuation"/>
          <w:rFonts w:eastAsiaTheme="majorEastAsia"/>
          <w:sz w:val="21"/>
          <w:szCs w:val="21"/>
        </w:rPr>
        <w:t>exemple</w:t>
      </w:r>
      <w:proofErr w:type="gramEnd"/>
      <w:r>
        <w:rPr>
          <w:rStyle w:val="Accentuation"/>
          <w:rFonts w:eastAsiaTheme="majorEastAsia"/>
          <w:sz w:val="21"/>
          <w:szCs w:val="21"/>
        </w:rPr>
        <w:t xml:space="preserve"> de résultat obtenu :</w:t>
      </w:r>
    </w:p>
    <w:p w:rsidR="00A95930" w:rsidRDefault="00A95930" w:rsidP="00A95930">
      <w:pPr>
        <w:spacing w:line="408" w:lineRule="atLeast"/>
        <w:rPr>
          <w:sz w:val="21"/>
          <w:szCs w:val="21"/>
        </w:rPr>
      </w:pPr>
      <w:r>
        <w:rPr>
          <w:noProof/>
          <w:color w:val="136CB2"/>
          <w:sz w:val="21"/>
          <w:szCs w:val="21"/>
          <w:lang w:eastAsia="fr-FR"/>
        </w:rPr>
        <w:lastRenderedPageBreak/>
        <w:drawing>
          <wp:inline distT="0" distB="0" distL="0" distR="0">
            <wp:extent cx="9345930" cy="6189345"/>
            <wp:effectExtent l="0" t="0" r="7620" b="1905"/>
            <wp:docPr id="25" name="Image 25" descr="http://elzudeggscas.yres.ytech/file/data/vhmvujtmret4i5grqwnn/PHID-FILE-rt7p3vwsqh37inu3btna/image.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elzudeggscas.yres.ytech/file/data/vhmvujtmret4i5grqwnn/PHID-FILE-rt7p3vwsqh37inu3btna/image.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345930" cy="6189345"/>
                    </a:xfrm>
                    <a:prstGeom prst="rect">
                      <a:avLst/>
                    </a:prstGeom>
                    <a:noFill/>
                    <a:ln>
                      <a:noFill/>
                    </a:ln>
                  </pic:spPr>
                </pic:pic>
              </a:graphicData>
            </a:graphic>
          </wp:inline>
        </w:drawing>
      </w:r>
    </w:p>
    <w:p w:rsidR="00A95930" w:rsidRDefault="00A95930" w:rsidP="00A95930">
      <w:pPr>
        <w:numPr>
          <w:ilvl w:val="0"/>
          <w:numId w:val="19"/>
        </w:numPr>
        <w:shd w:val="clear" w:color="auto" w:fill="FFFFFF"/>
        <w:spacing w:after="0" w:line="240" w:lineRule="auto"/>
        <w:ind w:left="0"/>
        <w:rPr>
          <w:sz w:val="24"/>
          <w:szCs w:val="24"/>
        </w:rPr>
      </w:pPr>
      <w:hyperlink r:id="rId55" w:history="1">
        <w:r>
          <w:rPr>
            <w:rStyle w:val="Lienhypertexte"/>
            <w:color w:val="92969D"/>
            <w:u w:val="none"/>
          </w:rPr>
          <w:t>Edit Document</w:t>
        </w:r>
      </w:hyperlink>
    </w:p>
    <w:p w:rsidR="00A95930" w:rsidRDefault="00A95930" w:rsidP="00A95930">
      <w:pPr>
        <w:numPr>
          <w:ilvl w:val="0"/>
          <w:numId w:val="19"/>
        </w:numPr>
        <w:shd w:val="clear" w:color="auto" w:fill="FFFFFF"/>
        <w:spacing w:after="0" w:line="240" w:lineRule="auto"/>
        <w:ind w:left="0"/>
      </w:pPr>
      <w:hyperlink r:id="rId56" w:history="1">
        <w:r>
          <w:rPr>
            <w:rStyle w:val="Lienhypertexte"/>
            <w:color w:val="464C5C"/>
            <w:u w:val="none"/>
          </w:rPr>
          <w:t>View History</w:t>
        </w:r>
      </w:hyperlink>
    </w:p>
    <w:p w:rsidR="00A95930" w:rsidRDefault="00A95930" w:rsidP="00A95930">
      <w:pPr>
        <w:numPr>
          <w:ilvl w:val="0"/>
          <w:numId w:val="19"/>
        </w:numPr>
        <w:shd w:val="clear" w:color="auto" w:fill="FFFFFF"/>
        <w:spacing w:after="0" w:line="240" w:lineRule="auto"/>
        <w:ind w:left="0"/>
      </w:pPr>
      <w:hyperlink r:id="rId57" w:history="1">
        <w:r>
          <w:rPr>
            <w:rStyle w:val="Lienhypertexte"/>
            <w:color w:val="92969D"/>
            <w:u w:val="none"/>
          </w:rPr>
          <w:t>Publish Draft</w:t>
        </w:r>
      </w:hyperlink>
    </w:p>
    <w:p w:rsidR="00A95930" w:rsidRDefault="00A95930" w:rsidP="00A95930">
      <w:pPr>
        <w:numPr>
          <w:ilvl w:val="0"/>
          <w:numId w:val="19"/>
        </w:numPr>
        <w:shd w:val="clear" w:color="auto" w:fill="FFFFFF"/>
        <w:spacing w:after="0" w:line="240" w:lineRule="auto"/>
        <w:ind w:left="0"/>
      </w:pPr>
      <w:hyperlink r:id="rId58" w:history="1">
        <w:r>
          <w:rPr>
            <w:rStyle w:val="Lienhypertexte"/>
            <w:color w:val="92969D"/>
            <w:u w:val="none"/>
          </w:rPr>
          <w:t>Move Document</w:t>
        </w:r>
      </w:hyperlink>
    </w:p>
    <w:p w:rsidR="00A95930" w:rsidRDefault="00A95930" w:rsidP="00A95930">
      <w:pPr>
        <w:numPr>
          <w:ilvl w:val="0"/>
          <w:numId w:val="19"/>
        </w:numPr>
        <w:shd w:val="clear" w:color="auto" w:fill="FFFFFF"/>
        <w:spacing w:after="0" w:line="240" w:lineRule="auto"/>
        <w:ind w:left="0"/>
      </w:pPr>
      <w:hyperlink r:id="rId59" w:history="1">
        <w:r>
          <w:rPr>
            <w:rStyle w:val="Lienhypertexte"/>
            <w:color w:val="92969D"/>
            <w:u w:val="none"/>
          </w:rPr>
          <w:t>Delete Document</w:t>
        </w:r>
      </w:hyperlink>
    </w:p>
    <w:p w:rsidR="00A95930" w:rsidRDefault="00A95930" w:rsidP="00A95930">
      <w:pPr>
        <w:numPr>
          <w:ilvl w:val="0"/>
          <w:numId w:val="19"/>
        </w:numPr>
        <w:shd w:val="clear" w:color="auto" w:fill="FFFFFF"/>
        <w:spacing w:after="0" w:line="240" w:lineRule="auto"/>
        <w:ind w:left="0"/>
      </w:pPr>
      <w:hyperlink r:id="rId60" w:tgtFrame="_blank" w:history="1">
        <w:r>
          <w:rPr>
            <w:rStyle w:val="Lienhypertexte"/>
            <w:color w:val="464C5C"/>
            <w:u w:val="none"/>
          </w:rPr>
          <w:t>Printable Page</w:t>
        </w:r>
      </w:hyperlink>
    </w:p>
    <w:p w:rsidR="00A95930" w:rsidRDefault="00A95930" w:rsidP="00A95930">
      <w:pPr>
        <w:numPr>
          <w:ilvl w:val="0"/>
          <w:numId w:val="19"/>
        </w:numPr>
        <w:shd w:val="clear" w:color="auto" w:fill="FFFFFF"/>
        <w:spacing w:after="0" w:line="240" w:lineRule="auto"/>
        <w:ind w:left="0"/>
      </w:pPr>
    </w:p>
    <w:p w:rsidR="00A95930" w:rsidRDefault="00A95930" w:rsidP="00A95930">
      <w:pPr>
        <w:pStyle w:val="z-Hautduformulaire"/>
      </w:pPr>
      <w:r>
        <w:t>Haut du formulaire</w:t>
      </w:r>
    </w:p>
    <w:p w:rsidR="00A95930" w:rsidRDefault="00A95930" w:rsidP="00A95930">
      <w:pPr>
        <w:shd w:val="clear" w:color="auto" w:fill="FFFFFF"/>
      </w:pPr>
      <w:r>
        <w:t>Subscribe</w:t>
      </w:r>
    </w:p>
    <w:p w:rsidR="00A95930" w:rsidRDefault="00A95930" w:rsidP="00A95930">
      <w:pPr>
        <w:pStyle w:val="z-Basduformulaire"/>
      </w:pPr>
      <w:r>
        <w:t>Bas du formulaire</w:t>
      </w:r>
    </w:p>
    <w:p w:rsidR="00A95930" w:rsidRDefault="00A95930" w:rsidP="00A95930">
      <w:pPr>
        <w:numPr>
          <w:ilvl w:val="0"/>
          <w:numId w:val="19"/>
        </w:numPr>
        <w:shd w:val="clear" w:color="auto" w:fill="FFFFFF"/>
        <w:spacing w:after="0" w:line="240" w:lineRule="auto"/>
        <w:ind w:left="0"/>
      </w:pPr>
      <w:hyperlink r:id="rId61" w:history="1">
        <w:r>
          <w:rPr>
            <w:rStyle w:val="Lienhypertexte"/>
            <w:color w:val="92969D"/>
            <w:u w:val="none"/>
          </w:rPr>
          <w:t>Mute Notifications</w:t>
        </w:r>
      </w:hyperlink>
    </w:p>
    <w:p w:rsidR="00A95930" w:rsidRDefault="00A95930" w:rsidP="00A95930">
      <w:pPr>
        <w:numPr>
          <w:ilvl w:val="0"/>
          <w:numId w:val="19"/>
        </w:numPr>
        <w:shd w:val="clear" w:color="auto" w:fill="FFFFFF"/>
        <w:spacing w:after="0" w:line="240" w:lineRule="auto"/>
        <w:ind w:left="0"/>
      </w:pPr>
      <w:hyperlink r:id="rId62" w:history="1">
        <w:r>
          <w:rPr>
            <w:rStyle w:val="Lienhypertexte"/>
            <w:color w:val="92969D"/>
            <w:u w:val="none"/>
          </w:rPr>
          <w:t>Award Token</w:t>
        </w:r>
      </w:hyperlink>
    </w:p>
    <w:p w:rsidR="00A95930" w:rsidRDefault="00A95930" w:rsidP="00A95930">
      <w:pPr>
        <w:numPr>
          <w:ilvl w:val="0"/>
          <w:numId w:val="19"/>
        </w:numPr>
        <w:shd w:val="clear" w:color="auto" w:fill="FFFFFF"/>
        <w:spacing w:after="0" w:line="240" w:lineRule="auto"/>
        <w:ind w:left="0"/>
      </w:pPr>
      <w:hyperlink r:id="rId63" w:history="1">
        <w:r>
          <w:rPr>
            <w:rStyle w:val="Lienhypertexte"/>
            <w:color w:val="92969D"/>
            <w:u w:val="none"/>
          </w:rPr>
          <w:t>Flag For Later</w:t>
        </w:r>
      </w:hyperlink>
    </w:p>
    <w:p w:rsidR="00A95930" w:rsidRDefault="00A95930" w:rsidP="00A95930">
      <w:pPr>
        <w:numPr>
          <w:ilvl w:val="0"/>
          <w:numId w:val="19"/>
        </w:numPr>
        <w:shd w:val="clear" w:color="auto" w:fill="FFFFFF"/>
        <w:spacing w:after="0" w:line="240" w:lineRule="auto"/>
        <w:ind w:left="0"/>
      </w:pPr>
      <w:hyperlink r:id="rId64" w:history="1">
        <w:r>
          <w:rPr>
            <w:rStyle w:val="Lienhypertexte"/>
            <w:color w:val="464C5C"/>
            <w:u w:val="none"/>
          </w:rPr>
          <w:t>Advanced/Developer...</w:t>
        </w:r>
      </w:hyperlink>
    </w:p>
    <w:p w:rsidR="00A95930" w:rsidRDefault="00A95930" w:rsidP="00A95930">
      <w:pPr>
        <w:shd w:val="clear" w:color="auto" w:fill="FFFFFF"/>
        <w:rPr>
          <w:rFonts w:ascii="Segoe UI" w:hAnsi="Segoe UI" w:cs="Segoe UI"/>
          <w:b/>
          <w:bCs/>
          <w:color w:val="6B748C"/>
          <w:sz w:val="20"/>
          <w:szCs w:val="20"/>
        </w:rPr>
      </w:pPr>
      <w:r>
        <w:rPr>
          <w:rFonts w:ascii="Segoe UI" w:hAnsi="Segoe UI" w:cs="Segoe UI"/>
          <w:b/>
          <w:bCs/>
          <w:color w:val="6B748C"/>
          <w:sz w:val="20"/>
          <w:szCs w:val="20"/>
        </w:rPr>
        <w:t>Subscribers</w:t>
      </w:r>
    </w:p>
    <w:p w:rsidR="00A95930" w:rsidRDefault="00A95930" w:rsidP="00A95930">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lastRenderedPageBreak/>
        <w:t>Mise En Oeuvre de Filebeat</w:t>
      </w:r>
    </w:p>
    <w:p w:rsidR="00A95930" w:rsidRDefault="00A95930" w:rsidP="00A95930">
      <w:pPr>
        <w:rPr>
          <w:rFonts w:ascii="Segoe UI" w:hAnsi="Segoe UI" w:cs="Segoe UI"/>
          <w:b/>
          <w:bCs/>
          <w:color w:val="000000"/>
          <w:sz w:val="36"/>
          <w:szCs w:val="36"/>
          <w:shd w:val="clear" w:color="auto" w:fill="FFFFFF"/>
        </w:rPr>
      </w:pPr>
    </w:p>
    <w:p w:rsidR="00A95930" w:rsidRDefault="00A95930" w:rsidP="00A95930">
      <w:pPr>
        <w:pStyle w:val="NormalWeb"/>
        <w:spacing w:before="0" w:beforeAutospacing="0" w:after="180" w:afterAutospacing="0" w:line="408" w:lineRule="atLeast"/>
        <w:rPr>
          <w:sz w:val="21"/>
          <w:szCs w:val="21"/>
        </w:rPr>
      </w:pPr>
      <w:r>
        <w:rPr>
          <w:rStyle w:val="lev"/>
          <w:sz w:val="21"/>
          <w:szCs w:val="21"/>
        </w:rPr>
        <w:t>FileBeat : le logshipper de la plateforme ECE</w:t>
      </w:r>
    </w:p>
    <w:p w:rsidR="00A95930" w:rsidRDefault="00A95930" w:rsidP="00A95930">
      <w:pPr>
        <w:pStyle w:val="NormalWeb"/>
        <w:spacing w:before="0" w:beforeAutospacing="0" w:after="180" w:afterAutospacing="0" w:line="408" w:lineRule="atLeast"/>
        <w:rPr>
          <w:sz w:val="21"/>
          <w:szCs w:val="21"/>
        </w:rPr>
      </w:pPr>
      <w:r>
        <w:rPr>
          <w:sz w:val="21"/>
          <w:szCs w:val="21"/>
        </w:rPr>
        <w:t>FileBeat est l'agent de collecte des logs, il écoute une source, en général un pattern représentant un nom d'un ou plusieurs fichiers dans un path, puis le distribue vers un point de collecte : Kafka, Elasticsearch, Logstash, Redis, ...ce sont les plus couramment utilisés.</w:t>
      </w:r>
      <w:r>
        <w:rPr>
          <w:sz w:val="21"/>
          <w:szCs w:val="21"/>
        </w:rPr>
        <w:br/>
        <w:t>Il doit être installé au plus près de la source à collecter et repose sur une configuration de paramétrage permettant d'appliquer le routage de ces logs vers le point de collecte.</w:t>
      </w:r>
    </w:p>
    <w:p w:rsidR="00A95930" w:rsidRDefault="00A95930" w:rsidP="00A95930">
      <w:pPr>
        <w:spacing w:line="408" w:lineRule="atLeast"/>
        <w:rPr>
          <w:sz w:val="21"/>
          <w:szCs w:val="21"/>
        </w:rPr>
      </w:pPr>
      <w:r>
        <w:rPr>
          <w:noProof/>
          <w:color w:val="136CB2"/>
          <w:sz w:val="21"/>
          <w:szCs w:val="21"/>
          <w:lang w:eastAsia="fr-FR"/>
        </w:rPr>
        <w:lastRenderedPageBreak/>
        <w:drawing>
          <wp:inline distT="0" distB="0" distL="0" distR="0">
            <wp:extent cx="8951595" cy="6997700"/>
            <wp:effectExtent l="0" t="0" r="1905" b="0"/>
            <wp:docPr id="30" name="Image 30" descr="http://elzudeggscas.yres.ytech/file/data/o2mucedm3ulbmn5iu6it/PHID-FILE-fjmrwzygu7j5kgzwlw7a/image.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elzudeggscas.yres.ytech/file/data/o2mucedm3ulbmn5iu6it/PHID-FILE-fjmrwzygu7j5kgzwlw7a/image.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951595" cy="6997700"/>
                    </a:xfrm>
                    <a:prstGeom prst="rect">
                      <a:avLst/>
                    </a:prstGeom>
                    <a:noFill/>
                    <a:ln>
                      <a:noFill/>
                    </a:ln>
                  </pic:spPr>
                </pic:pic>
              </a:graphicData>
            </a:graphic>
          </wp:inline>
        </w:drawing>
      </w:r>
    </w:p>
    <w:p w:rsidR="00A95930" w:rsidRDefault="00A95930" w:rsidP="00A95930">
      <w:pPr>
        <w:pStyle w:val="NormalWeb"/>
        <w:spacing w:before="0" w:beforeAutospacing="0" w:after="180" w:afterAutospacing="0" w:line="408" w:lineRule="atLeast"/>
        <w:rPr>
          <w:sz w:val="21"/>
          <w:szCs w:val="21"/>
        </w:rPr>
      </w:pPr>
      <w:r>
        <w:rPr>
          <w:rStyle w:val="lev"/>
          <w:sz w:val="21"/>
          <w:szCs w:val="21"/>
        </w:rPr>
        <w:t>Les modules de base</w:t>
      </w:r>
      <w:r>
        <w:rPr>
          <w:sz w:val="21"/>
          <w:szCs w:val="21"/>
        </w:rPr>
        <w:br/>
        <w:t>Des modules sont disponibles pour collecter les formats de logs les plus courants sans fichier de configuration particulière, mais en activant ces différents modules : log apache http, log kafka, log squid,...</w:t>
      </w:r>
      <w:r>
        <w:rPr>
          <w:sz w:val="21"/>
          <w:szCs w:val="21"/>
        </w:rPr>
        <w:br/>
        <w:t>Après installation, la commande suivante vous permet de lister les différents modules enable/disable</w:t>
      </w:r>
    </w:p>
    <w:p w:rsidR="00A95930" w:rsidRDefault="00A95930" w:rsidP="00A95930">
      <w:pPr>
        <w:pStyle w:val="PrformatHTML"/>
        <w:spacing w:line="270" w:lineRule="atLeast"/>
        <w:rPr>
          <w:rFonts w:ascii="Consolas" w:hAnsi="Consolas"/>
          <w:color w:val="000000"/>
        </w:rPr>
      </w:pPr>
      <w:r>
        <w:rPr>
          <w:rFonts w:ascii="Consolas" w:hAnsi="Consolas"/>
          <w:color w:val="000000"/>
        </w:rPr>
        <w:t>**filebeat modules list**</w:t>
      </w:r>
    </w:p>
    <w:p w:rsidR="00A95930" w:rsidRDefault="00A95930" w:rsidP="00A95930">
      <w:pPr>
        <w:pStyle w:val="NormalWeb"/>
        <w:spacing w:before="0" w:beforeAutospacing="0" w:after="180" w:afterAutospacing="0" w:line="408" w:lineRule="atLeast"/>
        <w:rPr>
          <w:sz w:val="21"/>
          <w:szCs w:val="21"/>
        </w:rPr>
      </w:pPr>
      <w:r>
        <w:rPr>
          <w:rStyle w:val="Accentuation"/>
          <w:sz w:val="21"/>
          <w:szCs w:val="21"/>
        </w:rPr>
        <w:t>Résultat :</w:t>
      </w:r>
    </w:p>
    <w:p w:rsidR="00A95930" w:rsidRDefault="00A95930" w:rsidP="00A95930">
      <w:pPr>
        <w:spacing w:line="408" w:lineRule="atLeast"/>
        <w:rPr>
          <w:sz w:val="21"/>
          <w:szCs w:val="21"/>
        </w:rPr>
      </w:pPr>
      <w:r>
        <w:rPr>
          <w:noProof/>
          <w:color w:val="136CB2"/>
          <w:sz w:val="21"/>
          <w:szCs w:val="21"/>
          <w:lang w:eastAsia="fr-FR"/>
        </w:rPr>
        <w:lastRenderedPageBreak/>
        <w:drawing>
          <wp:inline distT="0" distB="0" distL="0" distR="0">
            <wp:extent cx="1376680" cy="3599815"/>
            <wp:effectExtent l="0" t="0" r="0" b="635"/>
            <wp:docPr id="29" name="Image 29" descr="http://elzudeggscas.yres.ytech/file/data/7l2ryomw6oar4u2zcaw7/PHID-FILE-guclthye27ub2jye7hr4/image.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elzudeggscas.yres.ytech/file/data/7l2ryomw6oar4u2zcaw7/PHID-FILE-guclthye27ub2jye7hr4/image.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76680" cy="3599815"/>
                    </a:xfrm>
                    <a:prstGeom prst="rect">
                      <a:avLst/>
                    </a:prstGeom>
                    <a:noFill/>
                    <a:ln>
                      <a:noFill/>
                    </a:ln>
                  </pic:spPr>
                </pic:pic>
              </a:graphicData>
            </a:graphic>
          </wp:inline>
        </w:drawing>
      </w:r>
    </w:p>
    <w:p w:rsidR="00A95930" w:rsidRDefault="00A95930" w:rsidP="00A95930">
      <w:pPr>
        <w:pStyle w:val="NormalWeb"/>
        <w:spacing w:before="0" w:beforeAutospacing="0" w:after="180" w:afterAutospacing="0" w:line="408" w:lineRule="atLeast"/>
        <w:rPr>
          <w:sz w:val="21"/>
          <w:szCs w:val="21"/>
        </w:rPr>
      </w:pPr>
      <w:r>
        <w:rPr>
          <w:rStyle w:val="lev"/>
          <w:sz w:val="21"/>
          <w:szCs w:val="21"/>
        </w:rPr>
        <w:t>Filebeat fonctionne sur la base d'une configuration de fichier en yaml</w:t>
      </w:r>
    </w:p>
    <w:p w:rsidR="00A95930" w:rsidRDefault="00A95930" w:rsidP="00A95930">
      <w:pPr>
        <w:spacing w:line="408" w:lineRule="atLeast"/>
        <w:rPr>
          <w:sz w:val="21"/>
          <w:szCs w:val="21"/>
        </w:rPr>
      </w:pPr>
      <w:r>
        <w:rPr>
          <w:noProof/>
          <w:color w:val="136CB2"/>
          <w:sz w:val="21"/>
          <w:szCs w:val="21"/>
          <w:lang w:eastAsia="fr-FR"/>
        </w:rPr>
        <w:drawing>
          <wp:inline distT="0" distB="0" distL="0" distR="0">
            <wp:extent cx="8075295" cy="3715385"/>
            <wp:effectExtent l="0" t="0" r="1905" b="0"/>
            <wp:docPr id="28" name="Image 28" descr="http://elzudeggscas.yres.ytech/file/data/yn5kf6gp2jfrqne6f2dj/PHID-FILE-bgsnfbpazhzuxhf37vl5/image.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elzudeggscas.yres.ytech/file/data/yn5kf6gp2jfrqne6f2dj/PHID-FILE-bgsnfbpazhzuxhf37vl5/image.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075295" cy="3715385"/>
                    </a:xfrm>
                    <a:prstGeom prst="rect">
                      <a:avLst/>
                    </a:prstGeom>
                    <a:noFill/>
                    <a:ln>
                      <a:noFill/>
                    </a:ln>
                  </pic:spPr>
                </pic:pic>
              </a:graphicData>
            </a:graphic>
          </wp:inline>
        </w:drawing>
      </w:r>
    </w:p>
    <w:p w:rsidR="00A95930" w:rsidRDefault="00A95930" w:rsidP="00A95930">
      <w:pPr>
        <w:pStyle w:val="Titre5"/>
        <w:spacing w:before="0" w:beforeAutospacing="0" w:after="180" w:afterAutospacing="0" w:line="408" w:lineRule="atLeast"/>
        <w:rPr>
          <w:sz w:val="27"/>
          <w:szCs w:val="27"/>
        </w:rPr>
      </w:pPr>
      <w:bookmarkStart w:id="12" w:name="l-039-objet-de-ce-tuto-n-039-est"/>
      <w:bookmarkEnd w:id="12"/>
      <w:r>
        <w:rPr>
          <w:sz w:val="27"/>
          <w:szCs w:val="27"/>
        </w:rPr>
        <w:t>L'objet de ce Tuto n'est pas d'utiliser les modules de base de FileBeat, mais plutôt de se focaliser sur une configuration nous permettant de respecter le pattern CAGIP.</w:t>
      </w:r>
    </w:p>
    <w:p w:rsidR="00A95930" w:rsidRDefault="00A95930" w:rsidP="00A95930">
      <w:pPr>
        <w:pStyle w:val="NormalWeb"/>
        <w:spacing w:before="0" w:beforeAutospacing="0" w:after="180" w:afterAutospacing="0" w:line="408" w:lineRule="atLeast"/>
        <w:rPr>
          <w:sz w:val="21"/>
          <w:szCs w:val="21"/>
        </w:rPr>
      </w:pPr>
      <w:r>
        <w:rPr>
          <w:sz w:val="21"/>
          <w:szCs w:val="21"/>
        </w:rPr>
        <w:lastRenderedPageBreak/>
        <w:t>C'est à dire collecter des fichiers à la source et les produire dans un topic kafka dédié à l'application, partie d'un produit pour un format de log et pour un adabo.</w:t>
      </w:r>
    </w:p>
    <w:p w:rsidR="00A95930" w:rsidRDefault="00A95930" w:rsidP="00A95930">
      <w:pPr>
        <w:pStyle w:val="NormalWeb"/>
        <w:spacing w:before="0" w:beforeAutospacing="0" w:after="180" w:afterAutospacing="0" w:line="408" w:lineRule="atLeast"/>
        <w:rPr>
          <w:sz w:val="21"/>
          <w:szCs w:val="21"/>
        </w:rPr>
      </w:pPr>
      <w:r>
        <w:rPr>
          <w:sz w:val="21"/>
          <w:szCs w:val="21"/>
        </w:rPr>
        <w:t>Supposons que FileBeat soit déjà installé sur l'infra source pour laquelle nous collectons les logs.</w:t>
      </w:r>
      <w:r>
        <w:rPr>
          <w:sz w:val="21"/>
          <w:szCs w:val="21"/>
        </w:rPr>
        <w:br/>
        <w:t>Il est maintenant nécessaire de définir une configuration spécifique à cette collecte, dans laquelle nous préciserons :</w:t>
      </w:r>
    </w:p>
    <w:p w:rsidR="00A95930" w:rsidRDefault="00A95930" w:rsidP="00A95930">
      <w:pPr>
        <w:numPr>
          <w:ilvl w:val="0"/>
          <w:numId w:val="20"/>
        </w:numPr>
        <w:spacing w:after="0" w:line="408" w:lineRule="atLeast"/>
        <w:ind w:left="450"/>
        <w:rPr>
          <w:sz w:val="21"/>
          <w:szCs w:val="21"/>
        </w:rPr>
      </w:pPr>
      <w:proofErr w:type="gramStart"/>
      <w:r>
        <w:rPr>
          <w:sz w:val="21"/>
          <w:szCs w:val="21"/>
        </w:rPr>
        <w:t>la</w:t>
      </w:r>
      <w:proofErr w:type="gramEnd"/>
      <w:r>
        <w:rPr>
          <w:sz w:val="21"/>
          <w:szCs w:val="21"/>
        </w:rPr>
        <w:t xml:space="preserve"> source à collecter : un pattern de fichier de logs</w:t>
      </w:r>
    </w:p>
    <w:p w:rsidR="00A95930" w:rsidRDefault="00A95930" w:rsidP="00A95930">
      <w:pPr>
        <w:numPr>
          <w:ilvl w:val="0"/>
          <w:numId w:val="20"/>
        </w:numPr>
        <w:spacing w:after="0" w:line="408" w:lineRule="atLeast"/>
        <w:ind w:left="450"/>
        <w:rPr>
          <w:sz w:val="21"/>
          <w:szCs w:val="21"/>
        </w:rPr>
      </w:pPr>
      <w:proofErr w:type="gramStart"/>
      <w:r>
        <w:rPr>
          <w:sz w:val="21"/>
          <w:szCs w:val="21"/>
        </w:rPr>
        <w:t>la</w:t>
      </w:r>
      <w:proofErr w:type="gramEnd"/>
      <w:r>
        <w:rPr>
          <w:sz w:val="21"/>
          <w:szCs w:val="21"/>
        </w:rPr>
        <w:t xml:space="preserve"> cible de collecte : le topic Kafka de l'infra ECE/GACIP</w:t>
      </w:r>
    </w:p>
    <w:p w:rsidR="00A95930" w:rsidRDefault="00A95930" w:rsidP="00A95930">
      <w:pPr>
        <w:pStyle w:val="NormalWeb"/>
        <w:spacing w:before="0" w:beforeAutospacing="0" w:after="180" w:afterAutospacing="0" w:line="408" w:lineRule="atLeast"/>
        <w:rPr>
          <w:sz w:val="21"/>
          <w:szCs w:val="21"/>
        </w:rPr>
      </w:pPr>
      <w:r>
        <w:rPr>
          <w:sz w:val="21"/>
          <w:szCs w:val="21"/>
        </w:rPr>
        <w:t>La configuration est au format YAML</w:t>
      </w:r>
    </w:p>
    <w:p w:rsidR="00A95930" w:rsidRDefault="00A95930" w:rsidP="00A95930">
      <w:pPr>
        <w:pStyle w:val="NormalWeb"/>
        <w:spacing w:before="0" w:beforeAutospacing="0" w:after="180" w:afterAutospacing="0" w:line="408" w:lineRule="atLeast"/>
        <w:rPr>
          <w:sz w:val="21"/>
          <w:szCs w:val="21"/>
        </w:rPr>
      </w:pPr>
      <w:r>
        <w:rPr>
          <w:rStyle w:val="Accentuation"/>
          <w:sz w:val="21"/>
          <w:szCs w:val="21"/>
        </w:rPr>
        <w:t>NB : Vous avez déjà défini la configuration logstash qui se raccroche à ce même topic et permet d'indexer dans elasticsearch.</w:t>
      </w:r>
    </w:p>
    <w:p w:rsidR="00A95930" w:rsidRDefault="00A95930" w:rsidP="00A95930">
      <w:pPr>
        <w:pStyle w:val="NormalWeb"/>
        <w:spacing w:before="0" w:beforeAutospacing="0" w:after="180" w:afterAutospacing="0" w:line="408" w:lineRule="atLeast"/>
        <w:rPr>
          <w:sz w:val="21"/>
          <w:szCs w:val="21"/>
        </w:rPr>
      </w:pPr>
      <w:proofErr w:type="gramStart"/>
      <w:r>
        <w:rPr>
          <w:rStyle w:val="lev"/>
          <w:sz w:val="21"/>
          <w:szCs w:val="21"/>
        </w:rPr>
        <w:t>filebeat.inputs</w:t>
      </w:r>
      <w:proofErr w:type="gramEnd"/>
    </w:p>
    <w:p w:rsidR="00A95930" w:rsidRDefault="00A95930" w:rsidP="00A95930">
      <w:pPr>
        <w:pStyle w:val="NormalWeb"/>
        <w:spacing w:before="0" w:beforeAutospacing="0" w:after="180" w:afterAutospacing="0" w:line="408" w:lineRule="atLeast"/>
        <w:rPr>
          <w:sz w:val="21"/>
          <w:szCs w:val="21"/>
        </w:rPr>
      </w:pPr>
      <w:r>
        <w:rPr>
          <w:sz w:val="21"/>
          <w:szCs w:val="21"/>
        </w:rPr>
        <w:t>Voici une configuration sample permettant de collecter les logs de comcli.</w:t>
      </w:r>
      <w:r>
        <w:rPr>
          <w:sz w:val="21"/>
          <w:szCs w:val="21"/>
        </w:rPr>
        <w:br/>
        <w:t>Dans l'exemple ci-dessous :</w:t>
      </w:r>
      <w:r>
        <w:rPr>
          <w:sz w:val="21"/>
          <w:szCs w:val="21"/>
        </w:rPr>
        <w:br/>
        <w:t>-FileBeat doit écouter les fichiers correspondant au pattern *_localhost_access_log*.*.txt, produit par l'application dans le path /var/log/mup10/comcli/.</w:t>
      </w:r>
    </w:p>
    <w:p w:rsidR="00A95930" w:rsidRDefault="00A95930" w:rsidP="00A95930">
      <w:pPr>
        <w:numPr>
          <w:ilvl w:val="0"/>
          <w:numId w:val="21"/>
        </w:numPr>
        <w:spacing w:after="0" w:line="408" w:lineRule="atLeast"/>
        <w:ind w:left="450"/>
        <w:rPr>
          <w:sz w:val="21"/>
          <w:szCs w:val="21"/>
        </w:rPr>
      </w:pPr>
      <w:proofErr w:type="gramStart"/>
      <w:r>
        <w:rPr>
          <w:sz w:val="21"/>
          <w:szCs w:val="21"/>
        </w:rPr>
        <w:t>un</w:t>
      </w:r>
      <w:proofErr w:type="gramEnd"/>
      <w:r>
        <w:rPr>
          <w:sz w:val="21"/>
          <w:szCs w:val="21"/>
        </w:rPr>
        <w:t xml:space="preserve"> tag "fb_p00000_pfcc_access" est ajouté, permettant d'identifier la configuration du logshipper</w:t>
      </w:r>
    </w:p>
    <w:p w:rsidR="00A95930" w:rsidRDefault="00A95930" w:rsidP="00A95930">
      <w:pPr>
        <w:numPr>
          <w:ilvl w:val="0"/>
          <w:numId w:val="21"/>
        </w:numPr>
        <w:spacing w:after="0" w:line="408" w:lineRule="atLeast"/>
        <w:ind w:left="450"/>
        <w:rPr>
          <w:sz w:val="21"/>
          <w:szCs w:val="21"/>
        </w:rPr>
      </w:pPr>
      <w:proofErr w:type="gramStart"/>
      <w:r>
        <w:rPr>
          <w:sz w:val="21"/>
          <w:szCs w:val="21"/>
        </w:rPr>
        <w:t>l'attribut</w:t>
      </w:r>
      <w:proofErr w:type="gramEnd"/>
      <w:r>
        <w:rPr>
          <w:sz w:val="21"/>
          <w:szCs w:val="21"/>
        </w:rPr>
        <w:t xml:space="preserve"> adabo est ajouté et nous indique l'environnement source de la collecte. Et c'est bien cet attribut que nous avons ajouté dans la configuration mapping de l'index template exlasticsearch</w:t>
      </w:r>
    </w:p>
    <w:p w:rsidR="00A95930" w:rsidRDefault="00A95930" w:rsidP="00A95930">
      <w:pPr>
        <w:numPr>
          <w:ilvl w:val="0"/>
          <w:numId w:val="21"/>
        </w:numPr>
        <w:spacing w:after="0" w:line="408" w:lineRule="atLeast"/>
        <w:ind w:left="450"/>
        <w:rPr>
          <w:sz w:val="21"/>
          <w:szCs w:val="21"/>
        </w:rPr>
      </w:pPr>
      <w:proofErr w:type="gramStart"/>
      <w:r>
        <w:rPr>
          <w:sz w:val="21"/>
          <w:szCs w:val="21"/>
        </w:rPr>
        <w:t>l'identification</w:t>
      </w:r>
      <w:proofErr w:type="gramEnd"/>
      <w:r>
        <w:rPr>
          <w:sz w:val="21"/>
          <w:szCs w:val="21"/>
        </w:rPr>
        <w:t xml:space="preserve"> du topic dans lequel chaque log sera produite., nous verrons dans la configuration output qu'il sera exploité en tant qu'attribut. Noté également qu'il porte qu'il est mutualisé ada pour l'ensemble des adabo. Ce qui permet de </w:t>
      </w:r>
      <w:proofErr w:type="gramStart"/>
      <w:r>
        <w:rPr>
          <w:sz w:val="21"/>
          <w:szCs w:val="21"/>
        </w:rPr>
        <w:t>factorisé</w:t>
      </w:r>
      <w:proofErr w:type="gramEnd"/>
      <w:r>
        <w:rPr>
          <w:sz w:val="21"/>
          <w:szCs w:val="21"/>
        </w:rPr>
        <w:t xml:space="preserve"> l'effort de parsing dans le pipeline logstash.</w:t>
      </w:r>
    </w:p>
    <w:p w:rsidR="00A95930" w:rsidRDefault="00A95930" w:rsidP="00A95930">
      <w:pPr>
        <w:pStyle w:val="PrformatHTML"/>
        <w:spacing w:line="270" w:lineRule="atLeast"/>
        <w:rPr>
          <w:rFonts w:ascii="Consolas" w:hAnsi="Consolas"/>
          <w:color w:val="000000"/>
        </w:rPr>
      </w:pPr>
      <w:r>
        <w:rPr>
          <w:rFonts w:ascii="Consolas" w:hAnsi="Consolas"/>
          <w:color w:val="000000"/>
        </w:rPr>
        <w:t>#=========================== Filebeat inputs =============================</w:t>
      </w:r>
    </w:p>
    <w:p w:rsidR="00A95930" w:rsidRDefault="00A95930" w:rsidP="00A95930">
      <w:pPr>
        <w:pStyle w:val="PrformatHTML"/>
        <w:spacing w:line="270" w:lineRule="atLeast"/>
        <w:rPr>
          <w:rFonts w:ascii="Consolas" w:hAnsi="Consolas"/>
          <w:color w:val="000000"/>
        </w:rPr>
      </w:pPr>
    </w:p>
    <w:p w:rsidR="00A95930" w:rsidRDefault="00A95930" w:rsidP="00A95930">
      <w:pPr>
        <w:pStyle w:val="PrformatHTML"/>
        <w:spacing w:line="270" w:lineRule="atLeast"/>
        <w:rPr>
          <w:rFonts w:ascii="Consolas" w:hAnsi="Consolas"/>
          <w:color w:val="000000"/>
        </w:rPr>
      </w:pPr>
      <w:proofErr w:type="gramStart"/>
      <w:r>
        <w:rPr>
          <w:rFonts w:ascii="Consolas" w:hAnsi="Consolas"/>
          <w:color w:val="000000"/>
        </w:rPr>
        <w:t>filebeat.inputs</w:t>
      </w:r>
      <w:proofErr w:type="gramEnd"/>
      <w:r>
        <w:rPr>
          <w:rFonts w:ascii="Consolas" w:hAnsi="Consolas"/>
          <w:color w:val="000000"/>
        </w:rPr>
        <w:t>:</w:t>
      </w:r>
    </w:p>
    <w:p w:rsidR="00A95930" w:rsidRDefault="00A95930" w:rsidP="00A95930">
      <w:pPr>
        <w:pStyle w:val="PrformatHTML"/>
        <w:spacing w:line="270" w:lineRule="atLeast"/>
        <w:rPr>
          <w:rFonts w:ascii="Consolas" w:hAnsi="Consolas"/>
          <w:color w:val="000000"/>
        </w:rPr>
      </w:pPr>
    </w:p>
    <w:p w:rsidR="00A95930" w:rsidRDefault="00A95930" w:rsidP="00A95930">
      <w:pPr>
        <w:pStyle w:val="PrformatHTML"/>
        <w:spacing w:line="270" w:lineRule="atLeast"/>
        <w:rPr>
          <w:rFonts w:ascii="Consolas" w:hAnsi="Consolas"/>
          <w:color w:val="000000"/>
        </w:rPr>
      </w:pPr>
      <w:r>
        <w:rPr>
          <w:rFonts w:ascii="Consolas" w:hAnsi="Consolas"/>
          <w:color w:val="000000"/>
        </w:rPr>
        <w:t># Each - is an input. Most options can be set at the input level, so</w:t>
      </w:r>
    </w:p>
    <w:p w:rsidR="00A95930" w:rsidRDefault="00A95930" w:rsidP="00A95930">
      <w:pPr>
        <w:pStyle w:val="PrformatHTML"/>
        <w:spacing w:line="270" w:lineRule="atLeast"/>
        <w:rPr>
          <w:rFonts w:ascii="Consolas" w:hAnsi="Consolas"/>
          <w:color w:val="000000"/>
        </w:rPr>
      </w:pPr>
      <w:r>
        <w:rPr>
          <w:rFonts w:ascii="Consolas" w:hAnsi="Consolas"/>
          <w:color w:val="000000"/>
        </w:rPr>
        <w:t># you can use different inputs for various configurations.</w:t>
      </w:r>
    </w:p>
    <w:p w:rsidR="00A95930" w:rsidRDefault="00A95930" w:rsidP="00A95930">
      <w:pPr>
        <w:pStyle w:val="PrformatHTML"/>
        <w:spacing w:line="270" w:lineRule="atLeast"/>
        <w:rPr>
          <w:rFonts w:ascii="Consolas" w:hAnsi="Consolas"/>
          <w:color w:val="000000"/>
        </w:rPr>
      </w:pPr>
      <w:r>
        <w:rPr>
          <w:rFonts w:ascii="Consolas" w:hAnsi="Consolas"/>
          <w:color w:val="000000"/>
        </w:rPr>
        <w:t># Below are the input specific configurations.</w:t>
      </w:r>
    </w:p>
    <w:p w:rsidR="00A95930" w:rsidRDefault="00A95930" w:rsidP="00A95930">
      <w:pPr>
        <w:pStyle w:val="PrformatHTML"/>
        <w:spacing w:line="270" w:lineRule="atLeast"/>
        <w:rPr>
          <w:rFonts w:ascii="Consolas" w:hAnsi="Consolas"/>
          <w:color w:val="000000"/>
        </w:rPr>
      </w:pP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type:</w:t>
      </w:r>
      <w:proofErr w:type="gramEnd"/>
      <w:r>
        <w:rPr>
          <w:rFonts w:ascii="Consolas" w:hAnsi="Consolas"/>
          <w:color w:val="000000"/>
        </w:rPr>
        <w:t xml:space="preserve"> log</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 Change to true to enable this input configuration.</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enabled:</w:t>
      </w:r>
      <w:proofErr w:type="gramEnd"/>
      <w:r>
        <w:rPr>
          <w:rFonts w:ascii="Consolas" w:hAnsi="Consolas"/>
          <w:color w:val="000000"/>
        </w:rPr>
        <w:t xml:space="preserve"> true</w:t>
      </w:r>
    </w:p>
    <w:p w:rsidR="00A95930" w:rsidRDefault="00A95930" w:rsidP="00A95930">
      <w:pPr>
        <w:pStyle w:val="PrformatHTML"/>
        <w:spacing w:line="270" w:lineRule="atLeast"/>
        <w:rPr>
          <w:rFonts w:ascii="Consolas" w:hAnsi="Consolas"/>
          <w:color w:val="000000"/>
        </w:rPr>
      </w:pP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 Path des access log pour PFCC</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paths:</w:t>
      </w:r>
      <w:proofErr w:type="gramEnd"/>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-/var/log/mup10/comcli/*_localhost_access_log.*.*.txt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tags:</w:t>
      </w:r>
      <w:proofErr w:type="gramEnd"/>
      <w:r>
        <w:rPr>
          <w:rFonts w:ascii="Consolas" w:hAnsi="Consolas"/>
          <w:color w:val="000000"/>
        </w:rPr>
        <w:t xml:space="preserve"> ["fb_p00000_pfcc_access"]</w:t>
      </w:r>
    </w:p>
    <w:p w:rsidR="00A95930" w:rsidRDefault="00A95930" w:rsidP="00A95930">
      <w:pPr>
        <w:pStyle w:val="PrformatHTML"/>
        <w:spacing w:line="270" w:lineRule="atLeast"/>
        <w:rPr>
          <w:rFonts w:ascii="Consolas" w:hAnsi="Consolas"/>
          <w:color w:val="000000"/>
        </w:rPr>
      </w:pPr>
      <w:r>
        <w:rPr>
          <w:rFonts w:ascii="Consolas" w:hAnsi="Consolas"/>
          <w:color w:val="000000"/>
        </w:rPr>
        <w:lastRenderedPageBreak/>
        <w:t xml:space="preserve">  </w:t>
      </w:r>
      <w:proofErr w:type="gramStart"/>
      <w:r>
        <w:rPr>
          <w:rFonts w:ascii="Consolas" w:hAnsi="Consolas"/>
          <w:color w:val="000000"/>
        </w:rPr>
        <w:t>fields:</w:t>
      </w:r>
      <w:proofErr w:type="gramEnd"/>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adabo:</w:t>
      </w:r>
      <w:proofErr w:type="gramEnd"/>
      <w:r>
        <w:rPr>
          <w:rFonts w:ascii="Consolas" w:hAnsi="Consolas"/>
          <w:color w:val="000000"/>
        </w:rPr>
        <w:t xml:space="preserve"> "mup10"</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kafka</w:t>
      </w:r>
      <w:proofErr w:type="gramEnd"/>
      <w:r>
        <w:rPr>
          <w:rFonts w:ascii="Consolas" w:hAnsi="Consolas"/>
          <w:color w:val="000000"/>
        </w:rPr>
        <w:t>_topic: "cats.elisa.pfcc.mup.p00000.pfcc.access"</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fields</w:t>
      </w:r>
      <w:proofErr w:type="gramEnd"/>
      <w:r>
        <w:rPr>
          <w:rFonts w:ascii="Consolas" w:hAnsi="Consolas"/>
          <w:color w:val="000000"/>
        </w:rPr>
        <w:t>_under_root: true</w:t>
      </w:r>
    </w:p>
    <w:p w:rsidR="00A95930" w:rsidRDefault="00A95930" w:rsidP="00A95930">
      <w:pPr>
        <w:pStyle w:val="NormalWeb"/>
        <w:spacing w:before="0" w:beforeAutospacing="0" w:after="180" w:afterAutospacing="0" w:line="408" w:lineRule="atLeast"/>
        <w:rPr>
          <w:sz w:val="21"/>
          <w:szCs w:val="21"/>
        </w:rPr>
      </w:pPr>
      <w:r>
        <w:rPr>
          <w:rStyle w:val="lev"/>
          <w:sz w:val="21"/>
          <w:szCs w:val="21"/>
        </w:rPr>
        <w:t>pattern générique filebeat.inputs</w:t>
      </w:r>
      <w:r>
        <w:rPr>
          <w:sz w:val="21"/>
          <w:szCs w:val="21"/>
        </w:rPr>
        <w:br/>
        <w:t>Voici le pattern générique de la configuration filebeat.input, il vous suffit de spécialiser les attributs entre double acolade :</w:t>
      </w:r>
    </w:p>
    <w:p w:rsidR="00A95930" w:rsidRDefault="00A95930" w:rsidP="00A95930">
      <w:pPr>
        <w:pStyle w:val="PrformatHTML"/>
        <w:spacing w:line="270" w:lineRule="atLeast"/>
        <w:rPr>
          <w:rFonts w:ascii="Consolas" w:hAnsi="Consolas"/>
          <w:color w:val="000000"/>
        </w:rPr>
      </w:pPr>
      <w:r>
        <w:rPr>
          <w:rFonts w:ascii="Consolas" w:hAnsi="Consolas"/>
          <w:color w:val="000000"/>
        </w:rPr>
        <w:t>#=========================== Filebeat inputs =============================</w:t>
      </w:r>
    </w:p>
    <w:p w:rsidR="00A95930" w:rsidRDefault="00A95930" w:rsidP="00A95930">
      <w:pPr>
        <w:pStyle w:val="PrformatHTML"/>
        <w:spacing w:line="270" w:lineRule="atLeast"/>
        <w:rPr>
          <w:rFonts w:ascii="Consolas" w:hAnsi="Consolas"/>
          <w:color w:val="000000"/>
        </w:rPr>
      </w:pPr>
    </w:p>
    <w:p w:rsidR="00A95930" w:rsidRDefault="00A95930" w:rsidP="00A95930">
      <w:pPr>
        <w:pStyle w:val="PrformatHTML"/>
        <w:spacing w:line="270" w:lineRule="atLeast"/>
        <w:rPr>
          <w:rFonts w:ascii="Consolas" w:hAnsi="Consolas"/>
          <w:color w:val="000000"/>
        </w:rPr>
      </w:pPr>
      <w:proofErr w:type="gramStart"/>
      <w:r>
        <w:rPr>
          <w:rFonts w:ascii="Consolas" w:hAnsi="Consolas"/>
          <w:color w:val="000000"/>
        </w:rPr>
        <w:t>filebeat.inputs</w:t>
      </w:r>
      <w:proofErr w:type="gramEnd"/>
      <w:r>
        <w:rPr>
          <w:rFonts w:ascii="Consolas" w:hAnsi="Consolas"/>
          <w:color w:val="000000"/>
        </w:rPr>
        <w:t>:</w:t>
      </w:r>
    </w:p>
    <w:p w:rsidR="00A95930" w:rsidRDefault="00A95930" w:rsidP="00A95930">
      <w:pPr>
        <w:pStyle w:val="PrformatHTML"/>
        <w:spacing w:line="270" w:lineRule="atLeast"/>
        <w:rPr>
          <w:rFonts w:ascii="Consolas" w:hAnsi="Consolas"/>
          <w:color w:val="000000"/>
        </w:rPr>
      </w:pPr>
    </w:p>
    <w:p w:rsidR="00A95930" w:rsidRDefault="00A95930" w:rsidP="00A95930">
      <w:pPr>
        <w:pStyle w:val="PrformatHTML"/>
        <w:spacing w:line="270" w:lineRule="atLeast"/>
        <w:rPr>
          <w:rFonts w:ascii="Consolas" w:hAnsi="Consolas"/>
          <w:color w:val="000000"/>
        </w:rPr>
      </w:pPr>
      <w:r>
        <w:rPr>
          <w:rFonts w:ascii="Consolas" w:hAnsi="Consolas"/>
          <w:color w:val="000000"/>
        </w:rPr>
        <w:t># Each - is an input. Most options can be set at the input level, so</w:t>
      </w:r>
    </w:p>
    <w:p w:rsidR="00A95930" w:rsidRDefault="00A95930" w:rsidP="00A95930">
      <w:pPr>
        <w:pStyle w:val="PrformatHTML"/>
        <w:spacing w:line="270" w:lineRule="atLeast"/>
        <w:rPr>
          <w:rFonts w:ascii="Consolas" w:hAnsi="Consolas"/>
          <w:color w:val="000000"/>
        </w:rPr>
      </w:pPr>
      <w:r>
        <w:rPr>
          <w:rFonts w:ascii="Consolas" w:hAnsi="Consolas"/>
          <w:color w:val="000000"/>
        </w:rPr>
        <w:t># you can use different inputs for various configurations.</w:t>
      </w:r>
    </w:p>
    <w:p w:rsidR="00A95930" w:rsidRDefault="00A95930" w:rsidP="00A95930">
      <w:pPr>
        <w:pStyle w:val="PrformatHTML"/>
        <w:spacing w:line="270" w:lineRule="atLeast"/>
        <w:rPr>
          <w:rFonts w:ascii="Consolas" w:hAnsi="Consolas"/>
          <w:color w:val="000000"/>
        </w:rPr>
      </w:pPr>
      <w:r>
        <w:rPr>
          <w:rFonts w:ascii="Consolas" w:hAnsi="Consolas"/>
          <w:color w:val="000000"/>
        </w:rPr>
        <w:t># Below are the input specific configurations.</w:t>
      </w:r>
    </w:p>
    <w:p w:rsidR="00A95930" w:rsidRDefault="00A95930" w:rsidP="00A95930">
      <w:pPr>
        <w:pStyle w:val="PrformatHTML"/>
        <w:spacing w:line="270" w:lineRule="atLeast"/>
        <w:rPr>
          <w:rFonts w:ascii="Consolas" w:hAnsi="Consolas"/>
          <w:color w:val="000000"/>
        </w:rPr>
      </w:pP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type:</w:t>
      </w:r>
      <w:proofErr w:type="gramEnd"/>
      <w:r>
        <w:rPr>
          <w:rFonts w:ascii="Consolas" w:hAnsi="Consolas"/>
          <w:color w:val="000000"/>
        </w:rPr>
        <w:t xml:space="preserve"> log</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 Change to true to enable this input configuration.</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enabled:</w:t>
      </w:r>
      <w:proofErr w:type="gramEnd"/>
      <w:r>
        <w:rPr>
          <w:rFonts w:ascii="Consolas" w:hAnsi="Consolas"/>
          <w:color w:val="000000"/>
        </w:rPr>
        <w:t xml:space="preserve"> true</w:t>
      </w:r>
    </w:p>
    <w:p w:rsidR="00A95930" w:rsidRDefault="00A95930" w:rsidP="00A95930">
      <w:pPr>
        <w:pStyle w:val="PrformatHTML"/>
        <w:spacing w:line="270" w:lineRule="atLeast"/>
        <w:rPr>
          <w:rFonts w:ascii="Consolas" w:hAnsi="Consolas"/>
          <w:color w:val="000000"/>
        </w:rPr>
      </w:pP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 Path des access log pour {{codeproduit}} {{codeappl}} {{adabo}} {{typelog}}</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paths:</w:t>
      </w:r>
      <w:proofErr w:type="gramEnd"/>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 {{pathlog</w:t>
      </w:r>
      <w:proofErr w:type="gramStart"/>
      <w:r>
        <w:rPr>
          <w:rFonts w:ascii="Consolas" w:hAnsi="Consolas"/>
          <w:color w:val="000000"/>
        </w:rPr>
        <w:t>}}/</w:t>
      </w:r>
      <w:proofErr w:type="gramEnd"/>
      <w:r>
        <w:rPr>
          <w:rFonts w:ascii="Consolas" w:hAnsi="Consolas"/>
          <w:color w:val="000000"/>
        </w:rPr>
        <w:t>{{patternlog}}</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tags:</w:t>
      </w:r>
      <w:proofErr w:type="gramEnd"/>
      <w:r>
        <w:rPr>
          <w:rFonts w:ascii="Consolas" w:hAnsi="Consolas"/>
          <w:color w:val="000000"/>
        </w:rPr>
        <w:t xml:space="preserve"> ["fb_{{codeproduit}}{{codeappl}}{{typelog}}"]</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fields:</w:t>
      </w:r>
      <w:proofErr w:type="gramEnd"/>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adabo:</w:t>
      </w:r>
      <w:proofErr w:type="gramEnd"/>
      <w:r>
        <w:rPr>
          <w:rFonts w:ascii="Consolas" w:hAnsi="Consolas"/>
          <w:color w:val="000000"/>
        </w:rPr>
        <w:t xml:space="preserve"> "{{adabo}}"</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kafka</w:t>
      </w:r>
      <w:proofErr w:type="gramEnd"/>
      <w:r>
        <w:rPr>
          <w:rFonts w:ascii="Consolas" w:hAnsi="Consolas"/>
          <w:color w:val="000000"/>
        </w:rPr>
        <w:t>_topic: "cats.elisa.{{ada}}.{{codeproduit}}.{{codeappl}}.{{typelog}}"</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fields</w:t>
      </w:r>
      <w:proofErr w:type="gramEnd"/>
      <w:r>
        <w:rPr>
          <w:rFonts w:ascii="Consolas" w:hAnsi="Consolas"/>
          <w:color w:val="000000"/>
        </w:rPr>
        <w:t>_under_root: true</w:t>
      </w:r>
    </w:p>
    <w:p w:rsidR="00A95930" w:rsidRDefault="00A95930" w:rsidP="00A95930">
      <w:pPr>
        <w:pStyle w:val="NormalWeb"/>
        <w:spacing w:before="0" w:beforeAutospacing="0" w:after="180" w:afterAutospacing="0" w:line="408" w:lineRule="atLeast"/>
        <w:rPr>
          <w:sz w:val="21"/>
          <w:szCs w:val="21"/>
        </w:rPr>
      </w:pPr>
      <w:r>
        <w:rPr>
          <w:rStyle w:val="lev"/>
          <w:sz w:val="21"/>
          <w:szCs w:val="21"/>
        </w:rPr>
        <w:t>La configuration Output de Filebeat</w:t>
      </w:r>
    </w:p>
    <w:p w:rsidR="00A95930" w:rsidRDefault="00A95930" w:rsidP="00A95930">
      <w:pPr>
        <w:pStyle w:val="NormalWeb"/>
        <w:spacing w:before="0" w:beforeAutospacing="0" w:after="180" w:afterAutospacing="0" w:line="408" w:lineRule="atLeast"/>
        <w:rPr>
          <w:sz w:val="21"/>
          <w:szCs w:val="21"/>
        </w:rPr>
      </w:pPr>
      <w:r>
        <w:rPr>
          <w:sz w:val="21"/>
          <w:szCs w:val="21"/>
        </w:rPr>
        <w:t>La cible FileBeat c'est obligatoirement Kafka dans l'Offre ECE/CAGIP.</w:t>
      </w:r>
      <w:r>
        <w:rPr>
          <w:sz w:val="21"/>
          <w:szCs w:val="21"/>
        </w:rPr>
        <w:br/>
        <w:t>Tout comme dans la configuration logstash, nous devons préciser le BootStrap Kafka, c'est à dire l'ensemble des noeuds composant le cluster.</w:t>
      </w:r>
      <w:r>
        <w:rPr>
          <w:sz w:val="21"/>
          <w:szCs w:val="21"/>
        </w:rPr>
        <w:br/>
        <w:t>Les flux sont sécurisés, cela nécessite un paramétrage ssl et l'utilisation d'un certificat d'autorité Carioca. Ce certificat sera installé avec FileBeat, il faut simplement préciser son path dans la configuration fileBeat.</w:t>
      </w:r>
      <w:r>
        <w:rPr>
          <w:sz w:val="21"/>
          <w:szCs w:val="21"/>
        </w:rPr>
        <w:br/>
        <w:t>Le user et password permettant de produire les messages dans le Topic Kafka. A noter que ce n'est pas le paramétrage cible, à terme ils seront sécurisés dans un fichier jceks de type coffre-fort et donc non visibles dans la configuration.</w:t>
      </w:r>
    </w:p>
    <w:p w:rsidR="00A95930" w:rsidRDefault="00A95930" w:rsidP="00A95930">
      <w:pPr>
        <w:pStyle w:val="NormalWeb"/>
        <w:spacing w:before="0" w:beforeAutospacing="0" w:after="180" w:afterAutospacing="0" w:line="408" w:lineRule="atLeast"/>
        <w:rPr>
          <w:sz w:val="21"/>
          <w:szCs w:val="21"/>
        </w:rPr>
      </w:pPr>
      <w:r>
        <w:rPr>
          <w:rStyle w:val="Accentuation"/>
          <w:sz w:val="21"/>
          <w:szCs w:val="21"/>
        </w:rPr>
        <w:t>Exemple : écriture des logs pour COMCLI pfcc</w:t>
      </w:r>
    </w:p>
    <w:p w:rsidR="00A95930" w:rsidRDefault="00A95930" w:rsidP="00A95930">
      <w:pPr>
        <w:pStyle w:val="PrformatHTML"/>
        <w:spacing w:line="270" w:lineRule="atLeast"/>
        <w:rPr>
          <w:rFonts w:ascii="Consolas" w:hAnsi="Consolas"/>
          <w:color w:val="000000"/>
        </w:rPr>
      </w:pPr>
      <w:r>
        <w:rPr>
          <w:rFonts w:ascii="Consolas" w:hAnsi="Consolas"/>
          <w:color w:val="000000"/>
        </w:rPr>
        <w:t>#----------------------------- KAFKA output --------------------------------</w:t>
      </w:r>
    </w:p>
    <w:p w:rsidR="00A95930" w:rsidRDefault="00A95930" w:rsidP="00A95930">
      <w:pPr>
        <w:pStyle w:val="PrformatHTML"/>
        <w:spacing w:line="270" w:lineRule="atLeast"/>
        <w:rPr>
          <w:rFonts w:ascii="Consolas" w:hAnsi="Consolas"/>
          <w:color w:val="000000"/>
        </w:rPr>
      </w:pPr>
      <w:proofErr w:type="gramStart"/>
      <w:r>
        <w:rPr>
          <w:rFonts w:ascii="Consolas" w:hAnsi="Consolas"/>
          <w:color w:val="000000"/>
        </w:rPr>
        <w:t>output.kafka</w:t>
      </w:r>
      <w:proofErr w:type="gramEnd"/>
      <w:r>
        <w:rPr>
          <w:rFonts w:ascii="Consolas" w:hAnsi="Consolas"/>
          <w:color w:val="000000"/>
        </w:rPr>
        <w: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 The Kafka hosts</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hosts:</w:t>
      </w:r>
      <w:proofErr w:type="gramEnd"/>
      <w:r>
        <w:rPr>
          <w:rFonts w:ascii="Consolas" w:hAnsi="Consolas"/>
          <w:color w:val="000000"/>
        </w:rPr>
        <w:t xml:space="preserve"> ["broker-101.streaming.iaas.cagip.group.gca:9093", "broker-102.streaming.iaas.cagip.group.gca:9093", "broker-</w:t>
      </w:r>
      <w:r>
        <w:rPr>
          <w:rFonts w:ascii="Consolas" w:hAnsi="Consolas"/>
          <w:color w:val="000000"/>
        </w:rPr>
        <w:lastRenderedPageBreak/>
        <w:t>103.streaming.iaas.cagip.group.gca:9093", "broker-104.streaming.iaas.cagip.group.gca:9093", "broker-105.streaming.iaas.cagip.group.gca:9093","broker-106.streaming.iaas.cagip.group.gca:9093"]</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ssl.enabled</w:t>
      </w:r>
      <w:proofErr w:type="gramEnd"/>
      <w:r>
        <w:rPr>
          <w:rFonts w:ascii="Consolas" w:hAnsi="Consolas"/>
          <w:color w:val="000000"/>
        </w:rPr>
        <w:t xml:space="preserve">: true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ssl.verification</w:t>
      </w:r>
      <w:proofErr w:type="gramEnd"/>
      <w:r>
        <w:rPr>
          <w:rFonts w:ascii="Consolas" w:hAnsi="Consolas"/>
          <w:color w:val="000000"/>
        </w:rPr>
        <w:t xml:space="preserve">_mode: full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ssl.supported</w:t>
      </w:r>
      <w:proofErr w:type="gramEnd"/>
      <w:r>
        <w:rPr>
          <w:rFonts w:ascii="Consolas" w:hAnsi="Consolas"/>
          <w:color w:val="000000"/>
        </w:rPr>
        <w:t xml:space="preserve">_protocols: [TLSv1.0, TLSv1.1, TLSv1.2]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ssl</w:t>
      </w:r>
      <w:proofErr w:type="gramEnd"/>
      <w:r>
        <w:rPr>
          <w:rFonts w:ascii="Consolas" w:hAnsi="Consolas"/>
          <w:color w:val="000000"/>
        </w:rPr>
        <w:t>_certificate_authorities: D:\certificatsELK\kafkaELKCagip.pem</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version:</w:t>
      </w:r>
      <w:proofErr w:type="gramEnd"/>
      <w:r>
        <w:rPr>
          <w:rFonts w:ascii="Consolas" w:hAnsi="Consolas"/>
          <w:color w:val="000000"/>
        </w:rPr>
        <w:t xml:space="preserve"> '2.0.0'</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username:</w:t>
      </w:r>
      <w:proofErr w:type="gramEnd"/>
      <w:r>
        <w:rPr>
          <w:rFonts w:ascii="Consolas" w:hAnsi="Consolas"/>
          <w:color w:val="000000"/>
        </w:rPr>
        <w:t xml:space="preserve"> 'cats.elisa.pfcc.producer'</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password:</w:t>
      </w:r>
      <w:proofErr w:type="gramEnd"/>
      <w:r>
        <w:rPr>
          <w:rFonts w:ascii="Consolas" w:hAnsi="Consolas"/>
          <w:color w:val="000000"/>
        </w:rPr>
        <w:t xml:space="preserve"> 'quauGhei9iep'</w:t>
      </w:r>
    </w:p>
    <w:p w:rsidR="00A95930" w:rsidRDefault="00A95930" w:rsidP="00A95930">
      <w:pPr>
        <w:pStyle w:val="PrformatHTML"/>
        <w:spacing w:line="270" w:lineRule="atLeast"/>
        <w:rPr>
          <w:rFonts w:ascii="Consolas" w:hAnsi="Consolas"/>
          <w:color w:val="000000"/>
        </w:rPr>
      </w:pP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 message topic selection + partitioning</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topic:</w:t>
      </w:r>
      <w:proofErr w:type="gramEnd"/>
      <w:r>
        <w:rPr>
          <w:rFonts w:ascii="Consolas" w:hAnsi="Consolas"/>
          <w:color w:val="000000"/>
        </w:rPr>
        <w:t xml:space="preserve"> '%{[kafka_topic]}'</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 </w:t>
      </w:r>
      <w:proofErr w:type="gramStart"/>
      <w:r>
        <w:rPr>
          <w:rFonts w:ascii="Consolas" w:hAnsi="Consolas"/>
          <w:color w:val="000000"/>
        </w:rPr>
        <w:t>partition.round</w:t>
      </w:r>
      <w:proofErr w:type="gramEnd"/>
      <w:r>
        <w:rPr>
          <w:rFonts w:ascii="Consolas" w:hAnsi="Consolas"/>
          <w:color w:val="000000"/>
        </w:rPr>
        <w:t>_robin:</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   reachable_</w:t>
      </w:r>
      <w:proofErr w:type="gramStart"/>
      <w:r>
        <w:rPr>
          <w:rFonts w:ascii="Consolas" w:hAnsi="Consolas"/>
          <w:color w:val="000000"/>
        </w:rPr>
        <w:t>only:</w:t>
      </w:r>
      <w:proofErr w:type="gramEnd"/>
      <w:r>
        <w:rPr>
          <w:rFonts w:ascii="Consolas" w:hAnsi="Consolas"/>
          <w:color w:val="000000"/>
        </w:rPr>
        <w:t xml:space="preserve"> true</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required</w:t>
      </w:r>
      <w:proofErr w:type="gramEnd"/>
      <w:r>
        <w:rPr>
          <w:rFonts w:ascii="Consolas" w:hAnsi="Consolas"/>
          <w:color w:val="000000"/>
        </w:rPr>
        <w:t>_acks: 1</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client</w:t>
      </w:r>
      <w:proofErr w:type="gramEnd"/>
      <w:r>
        <w:rPr>
          <w:rFonts w:ascii="Consolas" w:hAnsi="Consolas"/>
          <w:color w:val="000000"/>
        </w:rPr>
        <w:t>_id: fb_p00000_pfcc_access</w:t>
      </w:r>
    </w:p>
    <w:p w:rsidR="00A95930" w:rsidRDefault="00A95930" w:rsidP="00A95930">
      <w:pPr>
        <w:pStyle w:val="PrformatHTML"/>
        <w:spacing w:line="270" w:lineRule="atLeast"/>
        <w:rPr>
          <w:rFonts w:ascii="Consolas" w:hAnsi="Consolas"/>
          <w:color w:val="000000"/>
        </w:rPr>
      </w:pP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worker:</w:t>
      </w:r>
      <w:proofErr w:type="gramEnd"/>
      <w:r>
        <w:rPr>
          <w:rFonts w:ascii="Consolas" w:hAnsi="Consolas"/>
          <w:color w:val="000000"/>
        </w:rPr>
        <w:t xml:space="preserve"> 1</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compression:</w:t>
      </w:r>
      <w:proofErr w:type="gramEnd"/>
      <w:r>
        <w:rPr>
          <w:rFonts w:ascii="Consolas" w:hAnsi="Consolas"/>
          <w:color w:val="000000"/>
        </w:rPr>
        <w:t xml:space="preserve"> none</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max</w:t>
      </w:r>
      <w:proofErr w:type="gramEnd"/>
      <w:r>
        <w:rPr>
          <w:rFonts w:ascii="Consolas" w:hAnsi="Consolas"/>
          <w:color w:val="000000"/>
        </w:rPr>
        <w:t>_message_bytes: 1000000</w:t>
      </w:r>
    </w:p>
    <w:p w:rsidR="00A95930" w:rsidRDefault="00A95930" w:rsidP="00A95930">
      <w:pPr>
        <w:pStyle w:val="NormalWeb"/>
        <w:spacing w:before="0" w:beforeAutospacing="0" w:after="180" w:afterAutospacing="0" w:line="408" w:lineRule="atLeast"/>
        <w:rPr>
          <w:sz w:val="21"/>
          <w:szCs w:val="21"/>
        </w:rPr>
      </w:pPr>
      <w:r>
        <w:rPr>
          <w:rStyle w:val="lev"/>
          <w:sz w:val="21"/>
          <w:szCs w:val="21"/>
        </w:rPr>
        <w:t xml:space="preserve">Pattern générique filebeat </w:t>
      </w:r>
      <w:proofErr w:type="gramStart"/>
      <w:r>
        <w:rPr>
          <w:rStyle w:val="lev"/>
          <w:sz w:val="21"/>
          <w:szCs w:val="21"/>
        </w:rPr>
        <w:t>output.kafka</w:t>
      </w:r>
      <w:proofErr w:type="gramEnd"/>
    </w:p>
    <w:p w:rsidR="00A95930" w:rsidRDefault="00A95930" w:rsidP="00A95930">
      <w:pPr>
        <w:pStyle w:val="NormalWeb"/>
        <w:spacing w:before="0" w:beforeAutospacing="0" w:after="180" w:afterAutospacing="0" w:line="408" w:lineRule="atLeast"/>
        <w:rPr>
          <w:sz w:val="21"/>
          <w:szCs w:val="21"/>
        </w:rPr>
      </w:pPr>
      <w:r>
        <w:rPr>
          <w:sz w:val="21"/>
          <w:szCs w:val="21"/>
        </w:rPr>
        <w:t>Ci-dessous le pattern de configuration output que vous devez spécialiser :</w:t>
      </w:r>
    </w:p>
    <w:p w:rsidR="00A95930" w:rsidRDefault="00A95930" w:rsidP="00A95930">
      <w:pPr>
        <w:numPr>
          <w:ilvl w:val="0"/>
          <w:numId w:val="22"/>
        </w:numPr>
        <w:spacing w:after="0" w:line="408" w:lineRule="atLeast"/>
        <w:ind w:left="450"/>
        <w:rPr>
          <w:sz w:val="21"/>
          <w:szCs w:val="21"/>
        </w:rPr>
      </w:pPr>
      <w:r>
        <w:rPr>
          <w:sz w:val="21"/>
          <w:szCs w:val="21"/>
        </w:rPr>
        <w:t xml:space="preserve">SERVEUR_BOOTSTRAP_KAFKA : </w:t>
      </w:r>
      <w:proofErr w:type="gramStart"/>
      <w:r>
        <w:rPr>
          <w:sz w:val="21"/>
          <w:szCs w:val="21"/>
        </w:rPr>
        <w:t>dns:port</w:t>
      </w:r>
      <w:proofErr w:type="gramEnd"/>
      <w:r>
        <w:rPr>
          <w:sz w:val="21"/>
          <w:szCs w:val="21"/>
        </w:rPr>
        <w:t xml:space="preserve"> de tous les serveurs Kafka composants le cluster CAGIP séparés par une virgule.</w:t>
      </w:r>
    </w:p>
    <w:p w:rsidR="00A95930" w:rsidRDefault="00A95930" w:rsidP="00A95930">
      <w:pPr>
        <w:numPr>
          <w:ilvl w:val="0"/>
          <w:numId w:val="22"/>
        </w:numPr>
        <w:spacing w:after="0" w:line="408" w:lineRule="atLeast"/>
        <w:ind w:left="450"/>
        <w:rPr>
          <w:sz w:val="21"/>
          <w:szCs w:val="21"/>
        </w:rPr>
      </w:pPr>
      <w:r>
        <w:rPr>
          <w:sz w:val="21"/>
          <w:szCs w:val="21"/>
        </w:rPr>
        <w:t>PATH_FILE_CERTIFICATE_CARIOCA : path du fichier certificat carioca</w:t>
      </w:r>
    </w:p>
    <w:p w:rsidR="00A95930" w:rsidRDefault="00A95930" w:rsidP="00A95930">
      <w:pPr>
        <w:numPr>
          <w:ilvl w:val="0"/>
          <w:numId w:val="22"/>
        </w:numPr>
        <w:spacing w:after="0" w:line="408" w:lineRule="atLeast"/>
        <w:ind w:left="450"/>
        <w:rPr>
          <w:sz w:val="21"/>
          <w:szCs w:val="21"/>
        </w:rPr>
      </w:pPr>
      <w:r>
        <w:rPr>
          <w:sz w:val="21"/>
          <w:szCs w:val="21"/>
        </w:rPr>
        <w:t>USER_PRODUCER_KAFKA : username du producer kafka</w:t>
      </w:r>
    </w:p>
    <w:p w:rsidR="00A95930" w:rsidRDefault="00A95930" w:rsidP="00A95930">
      <w:pPr>
        <w:numPr>
          <w:ilvl w:val="0"/>
          <w:numId w:val="22"/>
        </w:numPr>
        <w:spacing w:after="0" w:line="408" w:lineRule="atLeast"/>
        <w:ind w:left="450"/>
        <w:rPr>
          <w:sz w:val="21"/>
          <w:szCs w:val="21"/>
        </w:rPr>
      </w:pPr>
      <w:r>
        <w:rPr>
          <w:sz w:val="21"/>
          <w:szCs w:val="21"/>
        </w:rPr>
        <w:t>PWD_PRODUCER_KAFKA : password du producer kafka</w:t>
      </w:r>
    </w:p>
    <w:p w:rsidR="00A95930" w:rsidRDefault="00A95930" w:rsidP="00A95930">
      <w:pPr>
        <w:pStyle w:val="NormalWeb"/>
        <w:spacing w:before="0" w:beforeAutospacing="0" w:after="180" w:afterAutospacing="0" w:line="408" w:lineRule="atLeast"/>
        <w:rPr>
          <w:sz w:val="21"/>
          <w:szCs w:val="21"/>
        </w:rPr>
      </w:pPr>
      <w:r>
        <w:rPr>
          <w:rStyle w:val="Accentuation"/>
          <w:sz w:val="21"/>
          <w:szCs w:val="21"/>
        </w:rPr>
        <w:t>NB : Les user / pwd kafka doivent à terme être sécurisé dans un fichier jceks de type coffre</w:t>
      </w:r>
    </w:p>
    <w:p w:rsidR="00A95930" w:rsidRDefault="00A95930" w:rsidP="00A95930">
      <w:pPr>
        <w:numPr>
          <w:ilvl w:val="0"/>
          <w:numId w:val="23"/>
        </w:numPr>
        <w:spacing w:after="0" w:line="408" w:lineRule="atLeast"/>
        <w:ind w:left="450"/>
        <w:rPr>
          <w:sz w:val="21"/>
          <w:szCs w:val="21"/>
        </w:rPr>
      </w:pPr>
      <w:r>
        <w:rPr>
          <w:sz w:val="21"/>
          <w:szCs w:val="21"/>
        </w:rPr>
        <w:t>{{codeproduit</w:t>
      </w:r>
      <w:proofErr w:type="gramStart"/>
      <w:r>
        <w:rPr>
          <w:sz w:val="21"/>
          <w:szCs w:val="21"/>
        </w:rPr>
        <w:t>}}_</w:t>
      </w:r>
      <w:proofErr w:type="gramEnd"/>
      <w:r>
        <w:rPr>
          <w:sz w:val="21"/>
          <w:szCs w:val="21"/>
        </w:rPr>
        <w:t>{{codeappl}}_{{typelog}}</w:t>
      </w:r>
    </w:p>
    <w:p w:rsidR="00A95930" w:rsidRDefault="00A95930" w:rsidP="00A95930">
      <w:pPr>
        <w:pStyle w:val="PrformatHTML"/>
        <w:spacing w:line="270" w:lineRule="atLeast"/>
        <w:rPr>
          <w:rFonts w:ascii="Consolas" w:hAnsi="Consolas"/>
          <w:color w:val="000000"/>
        </w:rPr>
      </w:pPr>
      <w:r>
        <w:rPr>
          <w:rFonts w:ascii="Consolas" w:hAnsi="Consolas"/>
          <w:color w:val="000000"/>
        </w:rPr>
        <w:t>#----------------------------- KAFKA output --------------------------------</w:t>
      </w:r>
    </w:p>
    <w:p w:rsidR="00A95930" w:rsidRDefault="00A95930" w:rsidP="00A95930">
      <w:pPr>
        <w:pStyle w:val="PrformatHTML"/>
        <w:spacing w:line="270" w:lineRule="atLeast"/>
        <w:rPr>
          <w:rFonts w:ascii="Consolas" w:hAnsi="Consolas"/>
          <w:color w:val="000000"/>
        </w:rPr>
      </w:pPr>
      <w:proofErr w:type="gramStart"/>
      <w:r>
        <w:rPr>
          <w:rFonts w:ascii="Consolas" w:hAnsi="Consolas"/>
          <w:color w:val="000000"/>
        </w:rPr>
        <w:t>output.kafka</w:t>
      </w:r>
      <w:proofErr w:type="gramEnd"/>
      <w:r>
        <w:rPr>
          <w:rFonts w:ascii="Consolas" w:hAnsi="Consolas"/>
          <w:color w:val="000000"/>
        </w:rPr>
        <w:t>:</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 The Kafka hosts</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hosts:</w:t>
      </w:r>
      <w:proofErr w:type="gramEnd"/>
      <w:r>
        <w:rPr>
          <w:rFonts w:ascii="Consolas" w:hAnsi="Consolas"/>
          <w:color w:val="000000"/>
        </w:rPr>
        <w:t xml:space="preserve"> ["{{SERVEUR_BOOTSTRAP_KAFKA}}"]</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ssl.enabled</w:t>
      </w:r>
      <w:proofErr w:type="gramEnd"/>
      <w:r>
        <w:rPr>
          <w:rFonts w:ascii="Consolas" w:hAnsi="Consolas"/>
          <w:color w:val="000000"/>
        </w:rPr>
        <w:t xml:space="preserve">: true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ssl.verification</w:t>
      </w:r>
      <w:proofErr w:type="gramEnd"/>
      <w:r>
        <w:rPr>
          <w:rFonts w:ascii="Consolas" w:hAnsi="Consolas"/>
          <w:color w:val="000000"/>
        </w:rPr>
        <w:t xml:space="preserve">_mode: full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ssl.supported</w:t>
      </w:r>
      <w:proofErr w:type="gramEnd"/>
      <w:r>
        <w:rPr>
          <w:rFonts w:ascii="Consolas" w:hAnsi="Consolas"/>
          <w:color w:val="000000"/>
        </w:rPr>
        <w:t xml:space="preserve">_protocols: [TLSv1.0, TLSv1.1, TLSv1.2] </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ssl</w:t>
      </w:r>
      <w:proofErr w:type="gramEnd"/>
      <w:r>
        <w:rPr>
          <w:rFonts w:ascii="Consolas" w:hAnsi="Consolas"/>
          <w:color w:val="000000"/>
        </w:rPr>
        <w:t>_certificate_authorities: {{PATH_FILE_CERTIFICATE_CARIOCA}}</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version:</w:t>
      </w:r>
      <w:proofErr w:type="gramEnd"/>
      <w:r>
        <w:rPr>
          <w:rFonts w:ascii="Consolas" w:hAnsi="Consolas"/>
          <w:color w:val="000000"/>
        </w:rPr>
        <w:t xml:space="preserve"> '2.0.0'</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username:</w:t>
      </w:r>
      <w:proofErr w:type="gramEnd"/>
      <w:r>
        <w:rPr>
          <w:rFonts w:ascii="Consolas" w:hAnsi="Consolas"/>
          <w:color w:val="000000"/>
        </w:rPr>
        <w:t xml:space="preserve"> '{{USER_PRODUCER_KAFKA}}'</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password:</w:t>
      </w:r>
      <w:proofErr w:type="gramEnd"/>
      <w:r>
        <w:rPr>
          <w:rFonts w:ascii="Consolas" w:hAnsi="Consolas"/>
          <w:color w:val="000000"/>
        </w:rPr>
        <w:t xml:space="preserve"> '{{PWD_PRODUCER_KAFKA}}'</w:t>
      </w:r>
    </w:p>
    <w:p w:rsidR="00A95930" w:rsidRDefault="00A95930" w:rsidP="00A95930">
      <w:pPr>
        <w:pStyle w:val="PrformatHTML"/>
        <w:spacing w:line="270" w:lineRule="atLeast"/>
        <w:rPr>
          <w:rFonts w:ascii="Consolas" w:hAnsi="Consolas"/>
          <w:color w:val="000000"/>
        </w:rPr>
      </w:pP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 message topic selection + partitioning</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topic:</w:t>
      </w:r>
      <w:proofErr w:type="gramEnd"/>
      <w:r>
        <w:rPr>
          <w:rFonts w:ascii="Consolas" w:hAnsi="Consolas"/>
          <w:color w:val="000000"/>
        </w:rPr>
        <w:t xml:space="preserve"> '%{[kafka_topic]}'</w:t>
      </w:r>
    </w:p>
    <w:p w:rsidR="00A95930" w:rsidRDefault="00A95930" w:rsidP="00A95930">
      <w:pPr>
        <w:pStyle w:val="PrformatHTML"/>
        <w:spacing w:line="270" w:lineRule="atLeast"/>
        <w:rPr>
          <w:rFonts w:ascii="Consolas" w:hAnsi="Consolas"/>
          <w:color w:val="000000"/>
        </w:rPr>
      </w:pPr>
      <w:r>
        <w:rPr>
          <w:rFonts w:ascii="Consolas" w:hAnsi="Consolas"/>
          <w:color w:val="000000"/>
        </w:rPr>
        <w:lastRenderedPageBreak/>
        <w:t xml:space="preserve">  # </w:t>
      </w:r>
      <w:proofErr w:type="gramStart"/>
      <w:r>
        <w:rPr>
          <w:rFonts w:ascii="Consolas" w:hAnsi="Consolas"/>
          <w:color w:val="000000"/>
        </w:rPr>
        <w:t>partition.round</w:t>
      </w:r>
      <w:proofErr w:type="gramEnd"/>
      <w:r>
        <w:rPr>
          <w:rFonts w:ascii="Consolas" w:hAnsi="Consolas"/>
          <w:color w:val="000000"/>
        </w:rPr>
        <w:t>_robin:</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   reachable_</w:t>
      </w:r>
      <w:proofErr w:type="gramStart"/>
      <w:r>
        <w:rPr>
          <w:rFonts w:ascii="Consolas" w:hAnsi="Consolas"/>
          <w:color w:val="000000"/>
        </w:rPr>
        <w:t>only:</w:t>
      </w:r>
      <w:proofErr w:type="gramEnd"/>
      <w:r>
        <w:rPr>
          <w:rFonts w:ascii="Consolas" w:hAnsi="Consolas"/>
          <w:color w:val="000000"/>
        </w:rPr>
        <w:t xml:space="preserve"> true</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required</w:t>
      </w:r>
      <w:proofErr w:type="gramEnd"/>
      <w:r>
        <w:rPr>
          <w:rFonts w:ascii="Consolas" w:hAnsi="Consolas"/>
          <w:color w:val="000000"/>
        </w:rPr>
        <w:t>_acks: 1</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client</w:t>
      </w:r>
      <w:proofErr w:type="gramEnd"/>
      <w:r>
        <w:rPr>
          <w:rFonts w:ascii="Consolas" w:hAnsi="Consolas"/>
          <w:color w:val="000000"/>
        </w:rPr>
        <w:t>_id: fb_{{codeproduit}}_{{codeappl}}_{{typelog}}</w:t>
      </w:r>
    </w:p>
    <w:p w:rsidR="00A95930" w:rsidRDefault="00A95930" w:rsidP="00A95930">
      <w:pPr>
        <w:pStyle w:val="PrformatHTML"/>
        <w:spacing w:line="270" w:lineRule="atLeast"/>
        <w:rPr>
          <w:rFonts w:ascii="Consolas" w:hAnsi="Consolas"/>
          <w:color w:val="000000"/>
        </w:rPr>
      </w:pP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worker:</w:t>
      </w:r>
      <w:proofErr w:type="gramEnd"/>
      <w:r>
        <w:rPr>
          <w:rFonts w:ascii="Consolas" w:hAnsi="Consolas"/>
          <w:color w:val="000000"/>
        </w:rPr>
        <w:t xml:space="preserve"> 1</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compression:</w:t>
      </w:r>
      <w:proofErr w:type="gramEnd"/>
      <w:r>
        <w:rPr>
          <w:rFonts w:ascii="Consolas" w:hAnsi="Consolas"/>
          <w:color w:val="000000"/>
        </w:rPr>
        <w:t xml:space="preserve"> none</w:t>
      </w:r>
    </w:p>
    <w:p w:rsidR="00A95930" w:rsidRDefault="00A95930" w:rsidP="00A95930">
      <w:pPr>
        <w:pStyle w:val="PrformatHTML"/>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max</w:t>
      </w:r>
      <w:proofErr w:type="gramEnd"/>
      <w:r>
        <w:rPr>
          <w:rFonts w:ascii="Consolas" w:hAnsi="Consolas"/>
          <w:color w:val="000000"/>
        </w:rPr>
        <w:t>_message_bytes: 1000000</w:t>
      </w:r>
    </w:p>
    <w:p w:rsidR="00A95930" w:rsidRDefault="00A95930" w:rsidP="00A95930">
      <w:pPr>
        <w:numPr>
          <w:ilvl w:val="0"/>
          <w:numId w:val="24"/>
        </w:numPr>
        <w:shd w:val="clear" w:color="auto" w:fill="FFFFFF"/>
        <w:spacing w:after="0" w:line="240" w:lineRule="auto"/>
        <w:ind w:left="0"/>
        <w:rPr>
          <w:rFonts w:ascii="Times New Roman" w:hAnsi="Times New Roman"/>
        </w:rPr>
      </w:pPr>
      <w:hyperlink r:id="rId71" w:history="1">
        <w:r>
          <w:rPr>
            <w:rStyle w:val="Lienhypertexte"/>
            <w:color w:val="92969D"/>
            <w:u w:val="none"/>
          </w:rPr>
          <w:t>Edit Document</w:t>
        </w:r>
      </w:hyperlink>
    </w:p>
    <w:p w:rsidR="00A95930" w:rsidRDefault="00A95930" w:rsidP="00A95930">
      <w:pPr>
        <w:numPr>
          <w:ilvl w:val="0"/>
          <w:numId w:val="24"/>
        </w:numPr>
        <w:shd w:val="clear" w:color="auto" w:fill="FFFFFF"/>
        <w:spacing w:after="0" w:line="240" w:lineRule="auto"/>
        <w:ind w:left="0"/>
      </w:pPr>
      <w:hyperlink r:id="rId72" w:history="1">
        <w:r>
          <w:rPr>
            <w:rStyle w:val="Lienhypertexte"/>
            <w:color w:val="464C5C"/>
            <w:u w:val="none"/>
          </w:rPr>
          <w:t>View History</w:t>
        </w:r>
      </w:hyperlink>
    </w:p>
    <w:p w:rsidR="00A95930" w:rsidRDefault="00A95930" w:rsidP="00A95930">
      <w:pPr>
        <w:numPr>
          <w:ilvl w:val="0"/>
          <w:numId w:val="24"/>
        </w:numPr>
        <w:shd w:val="clear" w:color="auto" w:fill="FFFFFF"/>
        <w:spacing w:after="0" w:line="240" w:lineRule="auto"/>
        <w:ind w:left="0"/>
      </w:pPr>
      <w:hyperlink r:id="rId73" w:history="1">
        <w:r>
          <w:rPr>
            <w:rStyle w:val="Lienhypertexte"/>
            <w:color w:val="92969D"/>
            <w:u w:val="none"/>
          </w:rPr>
          <w:t>Publish Draft</w:t>
        </w:r>
      </w:hyperlink>
    </w:p>
    <w:p w:rsidR="00A95930" w:rsidRDefault="00A95930" w:rsidP="00A95930">
      <w:pPr>
        <w:numPr>
          <w:ilvl w:val="0"/>
          <w:numId w:val="24"/>
        </w:numPr>
        <w:shd w:val="clear" w:color="auto" w:fill="FFFFFF"/>
        <w:spacing w:after="0" w:line="240" w:lineRule="auto"/>
        <w:ind w:left="0"/>
      </w:pPr>
      <w:hyperlink r:id="rId74" w:history="1">
        <w:r>
          <w:rPr>
            <w:rStyle w:val="Lienhypertexte"/>
            <w:color w:val="92969D"/>
            <w:u w:val="none"/>
          </w:rPr>
          <w:t>Move Document</w:t>
        </w:r>
      </w:hyperlink>
    </w:p>
    <w:p w:rsidR="00A95930" w:rsidRDefault="00A95930" w:rsidP="00A95930">
      <w:pPr>
        <w:numPr>
          <w:ilvl w:val="0"/>
          <w:numId w:val="24"/>
        </w:numPr>
        <w:shd w:val="clear" w:color="auto" w:fill="FFFFFF"/>
        <w:spacing w:after="0" w:line="240" w:lineRule="auto"/>
        <w:ind w:left="0"/>
      </w:pPr>
      <w:hyperlink r:id="rId75" w:history="1">
        <w:r>
          <w:rPr>
            <w:rStyle w:val="Lienhypertexte"/>
            <w:color w:val="92969D"/>
            <w:u w:val="none"/>
          </w:rPr>
          <w:t>Delete Document</w:t>
        </w:r>
      </w:hyperlink>
    </w:p>
    <w:p w:rsidR="00A95930" w:rsidRDefault="00A95930" w:rsidP="00A95930">
      <w:pPr>
        <w:numPr>
          <w:ilvl w:val="0"/>
          <w:numId w:val="24"/>
        </w:numPr>
        <w:shd w:val="clear" w:color="auto" w:fill="FFFFFF"/>
        <w:spacing w:after="0" w:line="240" w:lineRule="auto"/>
        <w:ind w:left="0"/>
      </w:pPr>
      <w:hyperlink r:id="rId76" w:tgtFrame="_blank" w:history="1">
        <w:r>
          <w:rPr>
            <w:rStyle w:val="Lienhypertexte"/>
            <w:color w:val="464C5C"/>
            <w:u w:val="none"/>
          </w:rPr>
          <w:t>Printable Page</w:t>
        </w:r>
      </w:hyperlink>
    </w:p>
    <w:p w:rsidR="00A95930" w:rsidRDefault="00A95930" w:rsidP="00A95930">
      <w:pPr>
        <w:numPr>
          <w:ilvl w:val="0"/>
          <w:numId w:val="24"/>
        </w:numPr>
        <w:shd w:val="clear" w:color="auto" w:fill="FFFFFF"/>
        <w:spacing w:after="0" w:line="240" w:lineRule="auto"/>
        <w:ind w:left="0"/>
      </w:pPr>
    </w:p>
    <w:p w:rsidR="00A95930" w:rsidRDefault="00A95930" w:rsidP="00A95930">
      <w:pPr>
        <w:pStyle w:val="z-Hautduformulaire"/>
      </w:pPr>
      <w:r>
        <w:t>Haut du formulaire</w:t>
      </w:r>
    </w:p>
    <w:p w:rsidR="00A95930" w:rsidRDefault="00A95930" w:rsidP="00A95930">
      <w:pPr>
        <w:shd w:val="clear" w:color="auto" w:fill="FFFFFF"/>
      </w:pPr>
      <w:r>
        <w:t>Subscribe</w:t>
      </w:r>
    </w:p>
    <w:p w:rsidR="00A95930" w:rsidRDefault="00A95930" w:rsidP="00A95930">
      <w:pPr>
        <w:pStyle w:val="z-Basduformulaire"/>
      </w:pPr>
      <w:r>
        <w:t>Bas du formulaire</w:t>
      </w:r>
    </w:p>
    <w:p w:rsidR="00A95930" w:rsidRDefault="00A95930" w:rsidP="00A95930">
      <w:pPr>
        <w:numPr>
          <w:ilvl w:val="0"/>
          <w:numId w:val="24"/>
        </w:numPr>
        <w:shd w:val="clear" w:color="auto" w:fill="FFFFFF"/>
        <w:spacing w:after="0" w:line="240" w:lineRule="auto"/>
        <w:ind w:left="0"/>
      </w:pPr>
      <w:hyperlink r:id="rId77" w:history="1">
        <w:r>
          <w:rPr>
            <w:rStyle w:val="Lienhypertexte"/>
            <w:color w:val="92969D"/>
            <w:u w:val="none"/>
          </w:rPr>
          <w:t>Mute Notifications</w:t>
        </w:r>
      </w:hyperlink>
    </w:p>
    <w:p w:rsidR="00A95930" w:rsidRDefault="00A95930" w:rsidP="00A95930">
      <w:pPr>
        <w:numPr>
          <w:ilvl w:val="0"/>
          <w:numId w:val="24"/>
        </w:numPr>
        <w:shd w:val="clear" w:color="auto" w:fill="FFFFFF"/>
        <w:spacing w:after="0" w:line="240" w:lineRule="auto"/>
        <w:ind w:left="0"/>
      </w:pPr>
      <w:hyperlink r:id="rId78" w:history="1">
        <w:r>
          <w:rPr>
            <w:rStyle w:val="Lienhypertexte"/>
            <w:color w:val="92969D"/>
            <w:u w:val="none"/>
          </w:rPr>
          <w:t>Award Token</w:t>
        </w:r>
      </w:hyperlink>
    </w:p>
    <w:p w:rsidR="00A95930" w:rsidRDefault="00A95930" w:rsidP="00A95930">
      <w:pPr>
        <w:numPr>
          <w:ilvl w:val="0"/>
          <w:numId w:val="24"/>
        </w:numPr>
        <w:shd w:val="clear" w:color="auto" w:fill="FFFFFF"/>
        <w:spacing w:after="0" w:line="240" w:lineRule="auto"/>
        <w:ind w:left="0"/>
      </w:pPr>
      <w:hyperlink r:id="rId79" w:history="1">
        <w:r>
          <w:rPr>
            <w:rStyle w:val="Lienhypertexte"/>
            <w:color w:val="92969D"/>
            <w:u w:val="none"/>
          </w:rPr>
          <w:t>Flag For Later</w:t>
        </w:r>
      </w:hyperlink>
    </w:p>
    <w:p w:rsidR="00A95930" w:rsidRDefault="00A95930" w:rsidP="00A95930">
      <w:pPr>
        <w:numPr>
          <w:ilvl w:val="0"/>
          <w:numId w:val="24"/>
        </w:numPr>
        <w:shd w:val="clear" w:color="auto" w:fill="FFFFFF"/>
        <w:spacing w:after="0" w:line="240" w:lineRule="auto"/>
        <w:ind w:left="0"/>
      </w:pPr>
      <w:hyperlink r:id="rId80" w:history="1">
        <w:r>
          <w:rPr>
            <w:rStyle w:val="Lienhypertexte"/>
            <w:color w:val="464C5C"/>
            <w:u w:val="none"/>
          </w:rPr>
          <w:t>Advanced/Developer...</w:t>
        </w:r>
      </w:hyperlink>
    </w:p>
    <w:p w:rsidR="00A95930" w:rsidRDefault="00A95930" w:rsidP="00A95930">
      <w:pPr>
        <w:shd w:val="clear" w:color="auto" w:fill="FFFFFF"/>
        <w:rPr>
          <w:rFonts w:ascii="Segoe UI" w:hAnsi="Segoe UI" w:cs="Segoe UI"/>
          <w:b/>
          <w:bCs/>
          <w:color w:val="6B748C"/>
          <w:sz w:val="20"/>
          <w:szCs w:val="20"/>
        </w:rPr>
      </w:pPr>
      <w:r>
        <w:rPr>
          <w:rFonts w:ascii="Segoe UI" w:hAnsi="Segoe UI" w:cs="Segoe UI"/>
          <w:b/>
          <w:bCs/>
          <w:color w:val="6B748C"/>
          <w:sz w:val="20"/>
          <w:szCs w:val="20"/>
        </w:rPr>
        <w:t>Subscribers</w:t>
      </w:r>
    </w:p>
    <w:p w:rsidR="00A95930" w:rsidRDefault="00A95930" w:rsidP="00A95930">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Démarrage de l'ingestion Logstash</w:t>
      </w:r>
    </w:p>
    <w:p w:rsidR="00A95930" w:rsidRDefault="00A95930" w:rsidP="00A95930">
      <w:pPr>
        <w:rPr>
          <w:rFonts w:ascii="Segoe UI" w:hAnsi="Segoe UI" w:cs="Segoe UI"/>
          <w:b/>
          <w:bCs/>
          <w:color w:val="000000"/>
          <w:sz w:val="36"/>
          <w:szCs w:val="36"/>
          <w:shd w:val="clear" w:color="auto" w:fill="FFFFFF"/>
        </w:rPr>
      </w:pP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A cette étape, vous avez :</w:t>
      </w:r>
    </w:p>
    <w:p w:rsidR="00A95930" w:rsidRPr="00A95930" w:rsidRDefault="00A95930" w:rsidP="00A95930">
      <w:pPr>
        <w:numPr>
          <w:ilvl w:val="0"/>
          <w:numId w:val="25"/>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un</w:t>
      </w:r>
      <w:proofErr w:type="gramEnd"/>
      <w:r w:rsidRPr="00A95930">
        <w:rPr>
          <w:rFonts w:ascii="Segoe UI" w:eastAsia="Times New Roman" w:hAnsi="Segoe UI" w:cs="Segoe UI"/>
          <w:color w:val="000000"/>
          <w:sz w:val="21"/>
          <w:szCs w:val="21"/>
          <w:lang w:eastAsia="fr-FR"/>
        </w:rPr>
        <w:t xml:space="preserve"> index template elasticsearch vous permettant d'appliquer les règles d'indexation et de mapping, de déclarer un ou plusieurs alias associés à ces index.</w:t>
      </w:r>
    </w:p>
    <w:p w:rsidR="00A95930" w:rsidRPr="00A95930" w:rsidRDefault="00A95930" w:rsidP="00A95930">
      <w:pPr>
        <w:numPr>
          <w:ilvl w:val="0"/>
          <w:numId w:val="25"/>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un</w:t>
      </w:r>
      <w:proofErr w:type="gramEnd"/>
      <w:r w:rsidRPr="00A95930">
        <w:rPr>
          <w:rFonts w:ascii="Segoe UI" w:eastAsia="Times New Roman" w:hAnsi="Segoe UI" w:cs="Segoe UI"/>
          <w:color w:val="000000"/>
          <w:sz w:val="21"/>
          <w:szCs w:val="21"/>
          <w:lang w:eastAsia="fr-FR"/>
        </w:rPr>
        <w:t xml:space="preserve"> fichier logstash définissant les sections input{ } filter { } et output { } permettant de consommer les logs disponibles sur le topic kafka, d'appliquer les règles de parsing et enfin de persister ces logs dans un index elasticsearch défini à partir de l'index template</w:t>
      </w:r>
    </w:p>
    <w:p w:rsidR="00A95930" w:rsidRPr="00A95930" w:rsidRDefault="00A95930" w:rsidP="00A95930">
      <w:pPr>
        <w:numPr>
          <w:ilvl w:val="0"/>
          <w:numId w:val="25"/>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un</w:t>
      </w:r>
      <w:proofErr w:type="gramEnd"/>
      <w:r w:rsidRPr="00A95930">
        <w:rPr>
          <w:rFonts w:ascii="Segoe UI" w:eastAsia="Times New Roman" w:hAnsi="Segoe UI" w:cs="Segoe UI"/>
          <w:color w:val="000000"/>
          <w:sz w:val="21"/>
          <w:szCs w:val="21"/>
          <w:lang w:eastAsia="fr-FR"/>
        </w:rPr>
        <w:t xml:space="preserve"> fichier de configuration filebeat, permettant de collecter des logs écrites par l'application source dans des fichiers et de les produire dans un topic kafka.</w:t>
      </w:r>
    </w:p>
    <w:p w:rsidR="00A95930" w:rsidRPr="00A95930" w:rsidRDefault="00A95930" w:rsidP="00A95930">
      <w:pPr>
        <w:numPr>
          <w:ilvl w:val="0"/>
          <w:numId w:val="25"/>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des</w:t>
      </w:r>
      <w:proofErr w:type="gramEnd"/>
      <w:r w:rsidRPr="00A95930">
        <w:rPr>
          <w:rFonts w:ascii="Segoe UI" w:eastAsia="Times New Roman" w:hAnsi="Segoe UI" w:cs="Segoe UI"/>
          <w:color w:val="000000"/>
          <w:sz w:val="21"/>
          <w:szCs w:val="21"/>
          <w:lang w:eastAsia="fr-FR"/>
        </w:rPr>
        <w:t xml:space="preserve"> logs à disposition</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Démarrage du pipeline logstash</w:t>
      </w:r>
    </w:p>
    <w:p w:rsidR="00A95930" w:rsidRPr="00A95930" w:rsidRDefault="00A95930" w:rsidP="00A95930">
      <w:pPr>
        <w:numPr>
          <w:ilvl w:val="0"/>
          <w:numId w:val="26"/>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Aller dans la console ECE dans Management et cliquer sur Logstash\Pipelines</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lang w:eastAsia="fr-FR"/>
        </w:rPr>
        <w:lastRenderedPageBreak/>
        <w:drawing>
          <wp:inline distT="0" distB="0" distL="0" distR="0">
            <wp:extent cx="11569700" cy="5293995"/>
            <wp:effectExtent l="0" t="0" r="0" b="1905"/>
            <wp:docPr id="34" name="Image 34" descr="http://elzudeggscas.yres.ytech/file/data/s4i2ufwvciilx3bfnfql/PHID-FILE-xymorc7ybog4sjl3bm2r/image.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elzudeggscas.yres.ytech/file/data/s4i2ufwvciilx3bfnfql/PHID-FILE-xymorc7ybog4sjl3bm2r/image.pn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569700" cy="5293995"/>
                    </a:xfrm>
                    <a:prstGeom prst="rect">
                      <a:avLst/>
                    </a:prstGeom>
                    <a:noFill/>
                    <a:ln>
                      <a:noFill/>
                    </a:ln>
                  </pic:spPr>
                </pic:pic>
              </a:graphicData>
            </a:graphic>
          </wp:inline>
        </w:drawing>
      </w:r>
    </w:p>
    <w:p w:rsidR="00A95930" w:rsidRPr="00A95930" w:rsidRDefault="00A95930" w:rsidP="00A95930">
      <w:pPr>
        <w:numPr>
          <w:ilvl w:val="0"/>
          <w:numId w:val="27"/>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Cliquer sur "Create Pipeline"</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bdr w:val="single" w:sz="18" w:space="0" w:color="FFFFFF" w:frame="1"/>
          <w:lang w:eastAsia="fr-FR"/>
        </w:rPr>
        <w:drawing>
          <wp:inline distT="0" distB="0" distL="0" distR="0">
            <wp:extent cx="2098040" cy="741045"/>
            <wp:effectExtent l="0" t="0" r="0" b="1905"/>
            <wp:docPr id="33" name="Image 33" descr="http://elzudeggscas.yres.ytech/file/data/gpqaghjurzlvr3gtaenk/PHID-FILE-yzgz4gukjhva4vbto7gs/preview-image.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elzudeggscas.yres.ytech/file/data/gpqaghjurzlvr3gtaenk/PHID-FILE-yzgz4gukjhva4vbto7gs/preview-image.pn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98040" cy="741045"/>
                    </a:xfrm>
                    <a:prstGeom prst="rect">
                      <a:avLst/>
                    </a:prstGeom>
                    <a:noFill/>
                    <a:ln>
                      <a:noFill/>
                    </a:ln>
                  </pic:spPr>
                </pic:pic>
              </a:graphicData>
            </a:graphic>
          </wp:inline>
        </w:drawing>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lang w:eastAsia="fr-FR"/>
        </w:rPr>
        <w:lastRenderedPageBreak/>
        <w:drawing>
          <wp:inline distT="0" distB="0" distL="0" distR="0">
            <wp:extent cx="7863840" cy="4417695"/>
            <wp:effectExtent l="0" t="0" r="3810" b="1905"/>
            <wp:docPr id="32" name="Image 32" descr="http://elzudeggscas.yres.ytech/file/data/l3guuxanulvwxuh66j3o/PHID-FILE-qsckaaomngy4xhdftogu/image.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elzudeggscas.yres.ytech/file/data/l3guuxanulvwxuh66j3o/PHID-FILE-qsckaaomngy4xhdftogu/image.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863840" cy="4417695"/>
                    </a:xfrm>
                    <a:prstGeom prst="rect">
                      <a:avLst/>
                    </a:prstGeom>
                    <a:noFill/>
                    <a:ln>
                      <a:noFill/>
                    </a:ln>
                  </pic:spPr>
                </pic:pic>
              </a:graphicData>
            </a:graphic>
          </wp:inline>
        </w:drawing>
      </w:r>
    </w:p>
    <w:p w:rsidR="00A95930" w:rsidRPr="00A95930" w:rsidRDefault="00A95930" w:rsidP="00A95930">
      <w:pPr>
        <w:numPr>
          <w:ilvl w:val="0"/>
          <w:numId w:val="28"/>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Utiliser un id pipeline réservé par l'équipe CAGIP, typiquement pipeline1, pipeline</w:t>
      </w:r>
      <w:proofErr w:type="gramStart"/>
      <w:r w:rsidRPr="00A95930">
        <w:rPr>
          <w:rFonts w:ascii="Segoe UI" w:eastAsia="Times New Roman" w:hAnsi="Segoe UI" w:cs="Segoe UI"/>
          <w:color w:val="000000"/>
          <w:sz w:val="21"/>
          <w:szCs w:val="21"/>
          <w:lang w:eastAsia="fr-FR"/>
        </w:rPr>
        <w:t>2,...</w:t>
      </w:r>
      <w:proofErr w:type="gramEnd"/>
    </w:p>
    <w:p w:rsidR="00A95930" w:rsidRPr="00A95930" w:rsidRDefault="00A95930" w:rsidP="00A95930">
      <w:pPr>
        <w:numPr>
          <w:ilvl w:val="0"/>
          <w:numId w:val="28"/>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Donner une description claire de ce qu'effectue le pipeline sous la forme</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{{ADA}} {{CODEAPPL}} {{nomTopicSource}} to {{nomTemplateIndex}}</w:t>
      </w:r>
      <w:r w:rsidRPr="00A95930">
        <w:rPr>
          <w:rFonts w:ascii="Segoe UI" w:eastAsia="Times New Roman" w:hAnsi="Segoe UI" w:cs="Segoe UI"/>
          <w:color w:val="000000"/>
          <w:sz w:val="21"/>
          <w:szCs w:val="21"/>
          <w:lang w:eastAsia="fr-FR"/>
        </w:rPr>
        <w:br/>
        <w:t>Par exemple :</w:t>
      </w:r>
      <w:r w:rsidRPr="00A95930">
        <w:rPr>
          <w:rFonts w:ascii="Segoe UI" w:eastAsia="Times New Roman" w:hAnsi="Segoe UI" w:cs="Segoe UI"/>
          <w:color w:val="000000"/>
          <w:sz w:val="21"/>
          <w:szCs w:val="21"/>
          <w:lang w:eastAsia="fr-FR"/>
        </w:rPr>
        <w:br/>
        <w:t>DEV MDC9 cats.elisa.pfcc.dev.p00000.access.mdc9 to te_dev_p00000_access_mdc9</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 xml:space="preserve">Pour identifier le pipeline de DEV, donc qui traite les logs de ZUDA0/ZUDB0, du code application MDC9 de la source input </w:t>
      </w:r>
      <w:proofErr w:type="gramStart"/>
      <w:r w:rsidRPr="00A95930">
        <w:rPr>
          <w:rFonts w:ascii="Segoe UI" w:eastAsia="Times New Roman" w:hAnsi="Segoe UI" w:cs="Segoe UI"/>
          <w:color w:val="000000"/>
          <w:sz w:val="21"/>
          <w:szCs w:val="21"/>
          <w:lang w:eastAsia="fr-FR"/>
        </w:rPr>
        <w:t>cats.elisa.pfcc.dev.p00000.access</w:t>
      </w:r>
      <w:proofErr w:type="gramEnd"/>
      <w:r w:rsidRPr="00A95930">
        <w:rPr>
          <w:rFonts w:ascii="Segoe UI" w:eastAsia="Times New Roman" w:hAnsi="Segoe UI" w:cs="Segoe UI"/>
          <w:color w:val="000000"/>
          <w:sz w:val="21"/>
          <w:szCs w:val="21"/>
          <w:lang w:eastAsia="fr-FR"/>
        </w:rPr>
        <w:t>.mdc9, donc le topic, vers la cible ouput te_dev_p00000_access_mdc9, c'est à dire tous les index elasticsearch indexés par le template index correspondant à ces logs.</w:t>
      </w:r>
    </w:p>
    <w:p w:rsidR="00A95930" w:rsidRPr="00A95930" w:rsidRDefault="00A95930" w:rsidP="00A95930">
      <w:pPr>
        <w:numPr>
          <w:ilvl w:val="0"/>
          <w:numId w:val="29"/>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Faire un Copier/Coller de votre configuration logstash que nous avons défini précédemment</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Performance et Gestion du back-pressure</w:t>
      </w:r>
      <w:r w:rsidRPr="00A95930">
        <w:rPr>
          <w:rFonts w:ascii="Segoe UI" w:eastAsia="Times New Roman" w:hAnsi="Segoe UI" w:cs="Segoe UI"/>
          <w:color w:val="000000"/>
          <w:sz w:val="21"/>
          <w:szCs w:val="21"/>
          <w:lang w:eastAsia="fr-FR"/>
        </w:rPr>
        <w:br/>
        <w:t>Avant de démarrer votre pipeline, vous devez renseigner le paramétrage permettant d'optimiser la performance et de gérer le back-pressure</w:t>
      </w:r>
    </w:p>
    <w:p w:rsidR="00A95930" w:rsidRPr="00A95930" w:rsidRDefault="00A95930" w:rsidP="00A95930">
      <w:pPr>
        <w:numPr>
          <w:ilvl w:val="0"/>
          <w:numId w:val="30"/>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Performance :</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Renseigner le nbre de Workers en fonction de la volumétrie attendue : nbre de worker, pipeline batch size, pipeline batch delay</w:t>
      </w:r>
      <w:r w:rsidRPr="00A95930">
        <w:rPr>
          <w:rFonts w:ascii="Segoe UI" w:eastAsia="Times New Roman" w:hAnsi="Segoe UI" w:cs="Segoe UI"/>
          <w:color w:val="000000"/>
          <w:sz w:val="21"/>
          <w:szCs w:val="21"/>
          <w:lang w:eastAsia="fr-FR"/>
        </w:rPr>
        <w:br/>
        <w:t>Vous pouvez vous référer au site suivant si vous rencontrez des pb de performance :</w:t>
      </w:r>
      <w:r w:rsidRPr="00A95930">
        <w:rPr>
          <w:rFonts w:ascii="Segoe UI" w:eastAsia="Times New Roman" w:hAnsi="Segoe UI" w:cs="Segoe UI"/>
          <w:color w:val="000000"/>
          <w:sz w:val="21"/>
          <w:szCs w:val="21"/>
          <w:lang w:eastAsia="fr-FR"/>
        </w:rPr>
        <w:br/>
      </w:r>
      <w:hyperlink r:id="rId87" w:tgtFrame="_blank" w:history="1">
        <w:r w:rsidRPr="00A95930">
          <w:rPr>
            <w:rFonts w:ascii="Segoe UI" w:eastAsia="Times New Roman" w:hAnsi="Segoe UI" w:cs="Segoe UI"/>
            <w:color w:val="136CB2"/>
            <w:sz w:val="21"/>
            <w:szCs w:val="21"/>
            <w:u w:val="single"/>
            <w:lang w:eastAsia="fr-FR"/>
          </w:rPr>
          <w:t>Tuning dans Profiling Logstash</w:t>
        </w:r>
      </w:hyperlink>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lastRenderedPageBreak/>
        <w:t>Le paramètre pipeline batch size, permet de traiter l'indexation des messages par paquets et le paramétre batch delay, le temps max d'attente avant indexation des messages en attente lorsqu'il y en a moins que le nbre paramétré dans batch size.</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Comme starting point, nous préconisons 1 worker, pipeline batch size = 1000, pipeline batch delay = 50</w:t>
      </w:r>
    </w:p>
    <w:p w:rsidR="00A95930" w:rsidRPr="00A95930" w:rsidRDefault="00A95930" w:rsidP="00A95930">
      <w:pPr>
        <w:numPr>
          <w:ilvl w:val="0"/>
          <w:numId w:val="31"/>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Persistance et Back-pressure :</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Le paramétrage de la queue est essentielle pour un bon fonctionnement nominal de logstash et aussi lorsque ça se passe moins bien.</w:t>
      </w:r>
      <w:r w:rsidRPr="00A95930">
        <w:rPr>
          <w:rFonts w:ascii="Segoe UI" w:eastAsia="Times New Roman" w:hAnsi="Segoe UI" w:cs="Segoe UI"/>
          <w:color w:val="000000"/>
          <w:sz w:val="21"/>
          <w:szCs w:val="21"/>
          <w:lang w:eastAsia="fr-FR"/>
        </w:rPr>
        <w:br/>
        <w:t>Le back-pressure permet d'assurer une persistance temporaire des records avant traitement.</w:t>
      </w:r>
      <w:r w:rsidRPr="00A95930">
        <w:rPr>
          <w:rFonts w:ascii="Segoe UI" w:eastAsia="Times New Roman" w:hAnsi="Segoe UI" w:cs="Segoe UI"/>
          <w:color w:val="000000"/>
          <w:sz w:val="21"/>
          <w:szCs w:val="21"/>
          <w:lang w:eastAsia="fr-FR"/>
        </w:rPr>
        <w:br/>
        <w:t>Cela permet d'éviter la perte de données, jusqu'à une certaine limite.</w:t>
      </w:r>
      <w:r w:rsidRPr="00A95930">
        <w:rPr>
          <w:rFonts w:ascii="Segoe UI" w:eastAsia="Times New Roman" w:hAnsi="Segoe UI" w:cs="Segoe UI"/>
          <w:color w:val="000000"/>
          <w:sz w:val="21"/>
          <w:szCs w:val="21"/>
          <w:lang w:eastAsia="fr-FR"/>
        </w:rPr>
        <w:br/>
        <w:t>Au delà de la capacité de rétention allouée, logstash n'acceptera plus de nouveaux messages de log.</w:t>
      </w:r>
      <w:r w:rsidRPr="00A95930">
        <w:rPr>
          <w:rFonts w:ascii="Segoe UI" w:eastAsia="Times New Roman" w:hAnsi="Segoe UI" w:cs="Segoe UI"/>
          <w:color w:val="000000"/>
          <w:sz w:val="21"/>
          <w:szCs w:val="21"/>
          <w:lang w:eastAsia="fr-FR"/>
        </w:rPr>
        <w:br/>
        <w:t>Par exemple sur une indisponibilité du cluster elasticsearch ou bien un manque de performance dans la section filter { } de votre pipeline logstash ou encore un manque de capacité logstash compte-tenu de la volumétrie à traiter.</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Vous pouvez vous référer au site suivant pour de plus amples détails sur ce mécanisme :</w:t>
      </w:r>
      <w:r w:rsidRPr="00A95930">
        <w:rPr>
          <w:rFonts w:ascii="Segoe UI" w:eastAsia="Times New Roman" w:hAnsi="Segoe UI" w:cs="Segoe UI"/>
          <w:color w:val="000000"/>
          <w:sz w:val="21"/>
          <w:szCs w:val="21"/>
          <w:lang w:eastAsia="fr-FR"/>
        </w:rPr>
        <w:br/>
      </w:r>
      <w:hyperlink r:id="rId88" w:tgtFrame="_blank" w:history="1">
        <w:r w:rsidRPr="00A95930">
          <w:rPr>
            <w:rFonts w:ascii="Segoe UI" w:eastAsia="Times New Roman" w:hAnsi="Segoe UI" w:cs="Segoe UI"/>
            <w:color w:val="136CB2"/>
            <w:sz w:val="21"/>
            <w:szCs w:val="21"/>
            <w:u w:val="single"/>
            <w:lang w:eastAsia="fr-FR"/>
          </w:rPr>
          <w:t>Persistent Queues</w:t>
        </w:r>
      </w:hyperlink>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Dans les faits, souvenez-vous que kafka est en frontal de Filebeat et donc en source de logstash, le topic fait donc lui-même office de buffer et donc permet la gestion du back-pressure.</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 xml:space="preserve">Comme starting </w:t>
      </w:r>
      <w:proofErr w:type="gramStart"/>
      <w:r w:rsidRPr="00A95930">
        <w:rPr>
          <w:rFonts w:ascii="Segoe UI" w:eastAsia="Times New Roman" w:hAnsi="Segoe UI" w:cs="Segoe UI"/>
          <w:b/>
          <w:bCs/>
          <w:color w:val="000000"/>
          <w:sz w:val="21"/>
          <w:szCs w:val="21"/>
          <w:lang w:eastAsia="fr-FR"/>
        </w:rPr>
        <w:t>point,pour</w:t>
      </w:r>
      <w:proofErr w:type="gramEnd"/>
      <w:r w:rsidRPr="00A95930">
        <w:rPr>
          <w:rFonts w:ascii="Segoe UI" w:eastAsia="Times New Roman" w:hAnsi="Segoe UI" w:cs="Segoe UI"/>
          <w:b/>
          <w:bCs/>
          <w:color w:val="000000"/>
          <w:sz w:val="21"/>
          <w:szCs w:val="21"/>
          <w:lang w:eastAsia="fr-FR"/>
        </w:rPr>
        <w:t xml:space="preserve"> le paramétrage de queue des messages input logstash, mettre les paramètres par défaut :</w:t>
      </w:r>
    </w:p>
    <w:p w:rsidR="00A95930" w:rsidRPr="00A95930" w:rsidRDefault="00A95930" w:rsidP="00A95930">
      <w:pPr>
        <w:numPr>
          <w:ilvl w:val="0"/>
          <w:numId w:val="32"/>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queue</w:t>
      </w:r>
      <w:proofErr w:type="gramEnd"/>
      <w:r w:rsidRPr="00A95930">
        <w:rPr>
          <w:rFonts w:ascii="Segoe UI" w:eastAsia="Times New Roman" w:hAnsi="Segoe UI" w:cs="Segoe UI"/>
          <w:color w:val="000000"/>
          <w:sz w:val="21"/>
          <w:szCs w:val="21"/>
          <w:lang w:eastAsia="fr-FR"/>
        </w:rPr>
        <w:t xml:space="preserve"> type : memory</w:t>
      </w:r>
    </w:p>
    <w:p w:rsidR="00A95930" w:rsidRPr="00A95930" w:rsidRDefault="00A95930" w:rsidP="00A95930">
      <w:pPr>
        <w:numPr>
          <w:ilvl w:val="0"/>
          <w:numId w:val="32"/>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queue</w:t>
      </w:r>
      <w:proofErr w:type="gramEnd"/>
      <w:r w:rsidRPr="00A95930">
        <w:rPr>
          <w:rFonts w:ascii="Segoe UI" w:eastAsia="Times New Roman" w:hAnsi="Segoe UI" w:cs="Segoe UI"/>
          <w:color w:val="000000"/>
          <w:sz w:val="21"/>
          <w:szCs w:val="21"/>
          <w:lang w:eastAsia="fr-FR"/>
        </w:rPr>
        <w:t xml:space="preserve"> max : 1 GigaBytes</w:t>
      </w:r>
    </w:p>
    <w:p w:rsidR="00A95930" w:rsidRPr="00A95930" w:rsidRDefault="00A95930" w:rsidP="00A95930">
      <w:pPr>
        <w:numPr>
          <w:ilvl w:val="0"/>
          <w:numId w:val="32"/>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queue</w:t>
      </w:r>
      <w:proofErr w:type="gramEnd"/>
      <w:r w:rsidRPr="00A95930">
        <w:rPr>
          <w:rFonts w:ascii="Segoe UI" w:eastAsia="Times New Roman" w:hAnsi="Segoe UI" w:cs="Segoe UI"/>
          <w:color w:val="000000"/>
          <w:sz w:val="21"/>
          <w:szCs w:val="21"/>
          <w:lang w:eastAsia="fr-FR"/>
        </w:rPr>
        <w:t xml:space="preserve"> checkpoint writes : 1024</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lang w:eastAsia="fr-FR"/>
        </w:rPr>
        <w:lastRenderedPageBreak/>
        <w:drawing>
          <wp:inline distT="0" distB="0" distL="0" distR="0">
            <wp:extent cx="8942070" cy="4032885"/>
            <wp:effectExtent l="0" t="0" r="0" b="5715"/>
            <wp:docPr id="31" name="Image 31" descr="http://elzudeggscas.yres.ytech/file/data/sxojmatc43bl4iuf3ccj/PHID-FILE-x6nfljut3ejqm2mmicqy/image.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elzudeggscas.yres.ytech/file/data/sxojmatc43bl4iuf3ccj/PHID-FILE-x6nfljut3ejqm2mmicqy/image.pn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942070" cy="4032885"/>
                    </a:xfrm>
                    <a:prstGeom prst="rect">
                      <a:avLst/>
                    </a:prstGeom>
                    <a:noFill/>
                    <a:ln>
                      <a:noFill/>
                    </a:ln>
                  </pic:spPr>
                </pic:pic>
              </a:graphicData>
            </a:graphic>
          </wp:inline>
        </w:drawing>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Votre pipeline est maintenant paramétrer, démarrer-le en cliquant sur</w:t>
      </w:r>
    </w:p>
    <w:p w:rsidR="00A95930" w:rsidRDefault="00A95930" w:rsidP="00A95930">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H - Démarrage de Filebeat</w:t>
      </w:r>
    </w:p>
    <w:p w:rsidR="00A95930" w:rsidRDefault="00A95930" w:rsidP="00A95930">
      <w:pPr>
        <w:rPr>
          <w:rFonts w:ascii="Segoe UI" w:hAnsi="Segoe UI" w:cs="Segoe UI"/>
          <w:b/>
          <w:bCs/>
          <w:color w:val="000000"/>
          <w:sz w:val="36"/>
          <w:szCs w:val="36"/>
          <w:shd w:val="clear" w:color="auto" w:fill="FFFFFF"/>
        </w:rPr>
      </w:pP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Lors de la phase de développement, vous n'avez pas encore déployé FileBeat sur vos infra.</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TODO : à préciser</w:t>
      </w:r>
      <w:r w:rsidRPr="00A95930">
        <w:rPr>
          <w:rFonts w:ascii="Segoe UI" w:eastAsia="Times New Roman" w:hAnsi="Segoe UI" w:cs="Segoe UI"/>
          <w:color w:val="000000"/>
          <w:sz w:val="21"/>
          <w:szCs w:val="21"/>
          <w:lang w:eastAsia="fr-FR"/>
        </w:rPr>
        <w:br/>
        <w:t>Vous pouvez procéder de la manière suivante :</w:t>
      </w:r>
    </w:p>
    <w:p w:rsidR="00A95930" w:rsidRPr="00A95930" w:rsidRDefault="00A95930" w:rsidP="00A95930">
      <w:pPr>
        <w:numPr>
          <w:ilvl w:val="0"/>
          <w:numId w:val="33"/>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Installer FileBeat sur une VM</w:t>
      </w:r>
    </w:p>
    <w:p w:rsidR="00A95930" w:rsidRPr="00A95930" w:rsidRDefault="00A95930" w:rsidP="00A95930">
      <w:pPr>
        <w:numPr>
          <w:ilvl w:val="0"/>
          <w:numId w:val="33"/>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Installer FileBeat sur votre poste de travail</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2 - Copier le certificat pem dans le path suivant</w:t>
      </w:r>
      <w:r w:rsidRPr="00A95930">
        <w:rPr>
          <w:rFonts w:ascii="Segoe UI" w:eastAsia="Times New Roman" w:hAnsi="Segoe UI" w:cs="Segoe UI"/>
          <w:color w:val="000000"/>
          <w:sz w:val="21"/>
          <w:szCs w:val="21"/>
          <w:lang w:eastAsia="fr-FR"/>
        </w:rPr>
        <w:br/>
        <w:t>3 - Copier votre fichier de configuration dans le path suivant</w:t>
      </w:r>
      <w:r w:rsidRPr="00A95930">
        <w:rPr>
          <w:rFonts w:ascii="Segoe UI" w:eastAsia="Times New Roman" w:hAnsi="Segoe UI" w:cs="Segoe UI"/>
          <w:color w:val="000000"/>
          <w:sz w:val="21"/>
          <w:szCs w:val="21"/>
          <w:lang w:eastAsia="fr-FR"/>
        </w:rPr>
        <w:br/>
        <w:t>4- Démarrer filebeat avec la commande suivante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proofErr w:type="gramStart"/>
      <w:r w:rsidRPr="00A95930">
        <w:rPr>
          <w:rFonts w:ascii="Consolas" w:eastAsia="Times New Roman" w:hAnsi="Consolas" w:cs="Courier New"/>
          <w:color w:val="000000"/>
          <w:sz w:val="20"/>
          <w:szCs w:val="20"/>
          <w:lang w:eastAsia="fr-FR"/>
        </w:rPr>
        <w:t>filebeat</w:t>
      </w:r>
      <w:proofErr w:type="gramEnd"/>
      <w:r w:rsidRPr="00A95930">
        <w:rPr>
          <w:rFonts w:ascii="Consolas" w:eastAsia="Times New Roman" w:hAnsi="Consolas" w:cs="Courier New"/>
          <w:color w:val="000000"/>
          <w:sz w:val="20"/>
          <w:szCs w:val="20"/>
          <w:lang w:eastAsia="fr-FR"/>
        </w:rPr>
        <w:t xml:space="preserve"> -e -c filebeat.yml</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Filebeat démarre, voici ci-dessous un exemple de trace de FileBeat.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09:55.660+0200    INFO    instance/beat.go:606    Home path: [C:\LOGICIELS\filebeat-7.2.1-windows-x86_64] Config path: [C:\LOGICIELS\filebeat-7.2.1-windows-x86_64] Data path: [C:\LOGICIELS\</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09:55.709+0200    INFO    instance/beat.go:614    Beat ID: ffdaca1c-c1c2-46a5-9ea3-f13157c68e2b</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lastRenderedPageBreak/>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09:55.833+0200    INFO    [beat]  instance/beat.go:902    Beat info       {"system_info": {"beat": {"path": {"config": "C:\\LOGICIELS\\filebeat-7.2.1-windows-x86_64", "data": "C:\\LOGICIELS</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S\\filebeat-7.2.1-windows-x86_64\\logs"}, "type</w:t>
      </w:r>
      <w:proofErr w:type="gramStart"/>
      <w:r w:rsidRPr="00A95930">
        <w:rPr>
          <w:rFonts w:ascii="Consolas" w:eastAsia="Times New Roman" w:hAnsi="Consolas" w:cs="Courier New"/>
          <w:color w:val="000000"/>
          <w:sz w:val="20"/>
          <w:szCs w:val="20"/>
          <w:lang w:eastAsia="fr-FR"/>
        </w:rPr>
        <w:t>":</w:t>
      </w:r>
      <w:proofErr w:type="gramEnd"/>
      <w:r w:rsidRPr="00A95930">
        <w:rPr>
          <w:rFonts w:ascii="Consolas" w:eastAsia="Times New Roman" w:hAnsi="Consolas" w:cs="Courier New"/>
          <w:color w:val="000000"/>
          <w:sz w:val="20"/>
          <w:szCs w:val="20"/>
          <w:lang w:eastAsia="fr-FR"/>
        </w:rPr>
        <w:t xml:space="preserve"> "filebeat", "uuid": "ffdaca1c-c1c2-46a5-9ea3-f13157c68e2b"}}}</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09:55.835+0200    INFO    [beat]  instance/beat.go:911    Build info      {"system_info": {"build": {"commit": "dd3f47f0fb299aa5de9c5c1468faacc1b9b3c27f", "libbeat": "7.2.1", "time": "2019-</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09:55.841+0200    INFO    [beat]  instance/beat.go:914    Go runtime info {"system_info": {"go": {"os":"windows","arch":"amd64","max_procs":4,"version":"go1.12.4"}}}</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09:55.980+0200    INFO    [beat]  instance/beat.go:918    Host info       {"system_info": {"host": {"architecture":"x86_64","boot_time":"2019-09-25T08:38:06.47+02:00","name":"NSTEPNTE0309",</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91</w:t>
      </w:r>
      <w:proofErr w:type="gramStart"/>
      <w:r w:rsidRPr="00A95930">
        <w:rPr>
          <w:rFonts w:ascii="Consolas" w:eastAsia="Times New Roman" w:hAnsi="Consolas" w:cs="Courier New"/>
          <w:color w:val="000000"/>
          <w:sz w:val="20"/>
          <w:szCs w:val="20"/>
          <w:lang w:eastAsia="fr-FR"/>
        </w:rPr>
        <w:t>a:d</w:t>
      </w:r>
      <w:proofErr w:type="gramEnd"/>
      <w:r w:rsidRPr="00A95930">
        <w:rPr>
          <w:rFonts w:ascii="Consolas" w:eastAsia="Times New Roman" w:hAnsi="Consolas" w:cs="Courier New"/>
          <w:color w:val="000000"/>
          <w:sz w:val="20"/>
          <w:szCs w:val="20"/>
          <w:lang w:eastAsia="fr-FR"/>
        </w:rPr>
        <w:t>0b7:8fed/64","192.168.56.1/24","fe80::2834:7039:5f55:723f/64","192.168.99.1/24","fe80::c1eb:3da:b4c1:acbd/64","192.168.220.1/24","fe80::ccef:8f71:7bb9:b8f9/64","192.168.102.1/24","::1/128","127.0.0.</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roofErr w:type="gramStart"/>
      <w:r w:rsidRPr="00A95930">
        <w:rPr>
          <w:rFonts w:ascii="Consolas" w:eastAsia="Times New Roman" w:hAnsi="Consolas" w:cs="Courier New"/>
          <w:color w:val="000000"/>
          <w:sz w:val="20"/>
          <w:szCs w:val="20"/>
          <w:lang w:eastAsia="fr-FR"/>
        </w:rPr>
        <w:t>0::</w:t>
      </w:r>
      <w:proofErr w:type="gramEnd"/>
      <w:r w:rsidRPr="00A95930">
        <w:rPr>
          <w:rFonts w:ascii="Consolas" w:eastAsia="Times New Roman" w:hAnsi="Consolas" w:cs="Courier New"/>
          <w:color w:val="000000"/>
          <w:sz w:val="20"/>
          <w:szCs w:val="20"/>
          <w:lang w:eastAsia="fr-FR"/>
        </w:rPr>
        <w:t>ffff:ffff:fffe/64","fe80::5efe:a9c:1528/128"],"kernel_version":"6.1.7601.24475 (win7sp1_ldr.190516-0600)","mac":["e4:a7:a0:9e:b7:a4","98:e7:f4:f2:db:76","0a:00:27:00:00:10","0a:00:27:00:00:11","00:50:</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w:t>
      </w:r>
      <w:proofErr w:type="gramStart"/>
      <w:r w:rsidRPr="00A95930">
        <w:rPr>
          <w:rFonts w:ascii="Consolas" w:eastAsia="Times New Roman" w:hAnsi="Consolas" w:cs="Courier New"/>
          <w:color w:val="000000"/>
          <w:sz w:val="20"/>
          <w:szCs w:val="20"/>
          <w:lang w:eastAsia="fr-FR"/>
        </w:rPr>
        <w:t>00:</w:t>
      </w:r>
      <w:proofErr w:type="gramEnd"/>
      <w:r w:rsidRPr="00A95930">
        <w:rPr>
          <w:rFonts w:ascii="Consolas" w:eastAsia="Times New Roman" w:hAnsi="Consolas" w:cs="Courier New"/>
          <w:color w:val="000000"/>
          <w:sz w:val="20"/>
          <w:szCs w:val="20"/>
          <w:lang w:eastAsia="fr-FR"/>
        </w:rPr>
        <w:t>00:00:00:00:e0","00:00:00:00:00:00:00:e0"],"os":{"family":"windows","platform":"windows","name":"Windows 7 Enterprise","version":"6.1","major":1,"minor":0,"patch":0,"build":"7601.0"},"timezone":"CEST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09:55.985+0200    INFO    [beat]  instance/beat.go:947    Process info    {"system_info": {"process": {"cwd": "C:\\LOGICIELS\\filebeat-7.2.1-windows-x86_64", "exe": "C:\\LOGICIELS\\filebeat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09:55.230+0200"}}}</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09:55.989+0200    INFO    instance/beat.go:292    Setup Beat: filebeat; Version: 7.2.1</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09:55.998+0200    INFO    [publisher]     pipeline/module.go:97   Beat name: NSTEPNTE0309</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09:56.004+0200    WARN    beater/filebeat.go:152  Filebeat is unable to load the Ingest Node pipelines for the configured modules because the Elasticsearch output is not configured/enabled.</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09:56.005+0200    INFO    instance/beat.go:421    filebeat start running.</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09:56.005+0200    INFO    [monitoring]    log/log.go:118  Starting metrics logging every 30s</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09:56.018+0200    INFO    registrar/registrar.go:145      Loading registrar data from C:\LOGICIELS\filebeat-7.2.1-windows-x86_64\data\registry\filebeat\data.json</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09:56.020+0200    INFO    registrar/registrar.go:152      States Loaded from registrar: 45</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09:56.023+0200    WARN    beater/filebeat.go:368  Filebeat is unable to load the Ingest Node pipelines for the configured modules because the Elasticsearch output is not configured/enabled.</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09:56.027+0200    INFO    crawler/crawler.go:72   Loading Inputs: 1</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09:56.053+0200    INFO    log/input.go:148        Configured paths: [D:\Partage_VMWARE\comcli\logs\mup10\*_localhost_access_log.*.*.txt]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lastRenderedPageBreak/>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09:56.054+0200    INFO    input/input.go:114      Starting input of type: log; ID: 12647202936984183044</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 xml:space="preserve">09:56.058+0200    INFO    crawler/crawler.go:106  Loading and starting Inputs completed. Enabled </w:t>
      </w:r>
      <w:proofErr w:type="gramStart"/>
      <w:r w:rsidRPr="00A95930">
        <w:rPr>
          <w:rFonts w:ascii="Consolas" w:eastAsia="Times New Roman" w:hAnsi="Consolas" w:cs="Courier New"/>
          <w:color w:val="000000"/>
          <w:sz w:val="20"/>
          <w:szCs w:val="20"/>
          <w:lang w:eastAsia="fr-FR"/>
        </w:rPr>
        <w:t>inputs:</w:t>
      </w:r>
      <w:proofErr w:type="gramEnd"/>
      <w:r w:rsidRPr="00A95930">
        <w:rPr>
          <w:rFonts w:ascii="Consolas" w:eastAsia="Times New Roman" w:hAnsi="Consolas" w:cs="Courier New"/>
          <w:color w:val="000000"/>
          <w:sz w:val="20"/>
          <w:szCs w:val="20"/>
          <w:lang w:eastAsia="fr-FR"/>
        </w:rPr>
        <w:t xml:space="preserve"> 1</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09:56.059+0200    INFO    cfgfile/reload.go:172   Config reloader started</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09:58.837+0200    INFO    add_cloud_metadata/add_cloud_metadata.go:347    add_cloud_metadata: hosting provider type not detected.</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 xml:space="preserve">Maintenant, vous pouvez copier un ou plusieurs fichiers de log répondant au pattern que vous avez défini dans la configuration </w:t>
      </w:r>
      <w:proofErr w:type="gramStart"/>
      <w:r w:rsidRPr="00A95930">
        <w:rPr>
          <w:rFonts w:ascii="Segoe UI" w:eastAsia="Times New Roman" w:hAnsi="Segoe UI" w:cs="Segoe UI"/>
          <w:color w:val="000000"/>
          <w:sz w:val="21"/>
          <w:szCs w:val="21"/>
          <w:lang w:eastAsia="fr-FR"/>
        </w:rPr>
        <w:t>filebeat.input</w:t>
      </w:r>
      <w:proofErr w:type="gramEnd"/>
      <w:r w:rsidRPr="00A95930">
        <w:rPr>
          <w:rFonts w:ascii="Segoe UI" w:eastAsia="Times New Roman" w:hAnsi="Segoe UI" w:cs="Segoe UI"/>
          <w:color w:val="000000"/>
          <w:sz w:val="21"/>
          <w:szCs w:val="21"/>
          <w:lang w:eastAsia="fr-FR"/>
        </w:rPr>
        <w:t>\path dans votre fichier yml.</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A présent, vous devez voir filebeat produire une log de ce type</w:t>
      </w:r>
      <w:r w:rsidRPr="00A95930">
        <w:rPr>
          <w:rFonts w:ascii="Segoe UI" w:eastAsia="Times New Roman" w:hAnsi="Segoe UI" w:cs="Segoe UI"/>
          <w:color w:val="000000"/>
          <w:sz w:val="21"/>
          <w:szCs w:val="21"/>
          <w:lang w:eastAsia="fr-FR"/>
        </w:rPr>
        <w:br/>
        <w:t>Nous voyons particulièrement qu'un harvester filebeat démarre lorsque vous avez copier le fichier de logs, celui-ci initie la connexion au broker kafka et publie les messages en roundrobin sur les 6 partitions du topic kafka dédié à votre type de log, ici cats.elisa.pfcc.mup.p00000.access.pfcc.</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19:56.509+0200    INFO    log/harvester.go:253    Harvester started for file: D:\Partage_VMWARE\comcli\logs\mup10\ELMUPEGHDI9C_localhost_access_log.2019-08-01.jm - Copie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19:56.993+0200    INFO    pipeline/output.go:95   Connecting to kafka(broker-101.streaming.iaas.cagip.group.gca:9093,broker-102.streaming.iaas.cagip.group.gca:9093,broker-</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roofErr w:type="gramStart"/>
      <w:r w:rsidRPr="00A95930">
        <w:rPr>
          <w:rFonts w:ascii="Consolas" w:eastAsia="Times New Roman" w:hAnsi="Consolas" w:cs="Courier New"/>
          <w:color w:val="000000"/>
          <w:sz w:val="20"/>
          <w:szCs w:val="20"/>
          <w:lang w:eastAsia="fr-FR"/>
        </w:rPr>
        <w:t>roker-106.streaming.iaas.cagip.group.gca:</w:t>
      </w:r>
      <w:proofErr w:type="gramEnd"/>
      <w:r w:rsidRPr="00A95930">
        <w:rPr>
          <w:rFonts w:ascii="Consolas" w:eastAsia="Times New Roman" w:hAnsi="Consolas" w:cs="Courier New"/>
          <w:color w:val="000000"/>
          <w:sz w:val="20"/>
          <w:szCs w:val="20"/>
          <w:lang w:eastAsia="fr-FR"/>
        </w:rPr>
        <w:t>9093)</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19:57.001+0200    INFO    kafka/log.go:53 kafka message: Initializing new client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19:57.009+0200    INFO    kafka/log.go:53 client/metadata fetching metadata for all topics from broker broker-106.streaming.iaas.cagip.group.gca:9093</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20:18.180+0200    INFO    kafka/log.go:53 Failed to connect to broker broker-106.streaming.iaas.cagip.group.gca:9093: dial tcp 1.1.1.5:9093: connectex: A connection attemp</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roofErr w:type="gramStart"/>
      <w:r w:rsidRPr="00A95930">
        <w:rPr>
          <w:rFonts w:ascii="Consolas" w:eastAsia="Times New Roman" w:hAnsi="Consolas" w:cs="Courier New"/>
          <w:color w:val="000000"/>
          <w:sz w:val="20"/>
          <w:szCs w:val="20"/>
          <w:lang w:eastAsia="fr-FR"/>
        </w:rPr>
        <w:t>d</w:t>
      </w:r>
      <w:proofErr w:type="gramEnd"/>
      <w:r w:rsidRPr="00A95930">
        <w:rPr>
          <w:rFonts w:ascii="Consolas" w:eastAsia="Times New Roman" w:hAnsi="Consolas" w:cs="Courier New"/>
          <w:color w:val="000000"/>
          <w:sz w:val="20"/>
          <w:szCs w:val="20"/>
          <w:lang w:eastAsia="fr-FR"/>
        </w:rPr>
        <w:t xml:space="preserve"> host has failed to respond.</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20:18.180+0200    INFO    kafka/log.go:53 client/metadata got error from broker -1 while fetching metadata: dial tcp 1.1.1.5:9093: connectex: A connection attempt failed b</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roofErr w:type="gramStart"/>
      <w:r w:rsidRPr="00A95930">
        <w:rPr>
          <w:rFonts w:ascii="Consolas" w:eastAsia="Times New Roman" w:hAnsi="Consolas" w:cs="Courier New"/>
          <w:color w:val="000000"/>
          <w:sz w:val="20"/>
          <w:szCs w:val="20"/>
          <w:lang w:eastAsia="fr-FR"/>
        </w:rPr>
        <w:t>failed</w:t>
      </w:r>
      <w:proofErr w:type="gramEnd"/>
      <w:r w:rsidRPr="00A95930">
        <w:rPr>
          <w:rFonts w:ascii="Consolas" w:eastAsia="Times New Roman" w:hAnsi="Consolas" w:cs="Courier New"/>
          <w:color w:val="000000"/>
          <w:sz w:val="20"/>
          <w:szCs w:val="20"/>
          <w:lang w:eastAsia="fr-FR"/>
        </w:rPr>
        <w:t xml:space="preserve"> to respond.</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20:18.180+0200    INFO    kafka/log.go:53 client/metadata fetching metadata for all topics from broker broker-102.streaming.iaas.cagip.group.gca:9093</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20:26.153+0200    INFO    [monitoring]    log/log.go:145  Non-zero metrics in the last 30s        {"monitoring": {"metrics": {"beat":{"cpu":{"system":{"ticks":920,"time":{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{"ephemeral_id</w:t>
      </w:r>
      <w:proofErr w:type="gramStart"/>
      <w:r w:rsidRPr="00A95930">
        <w:rPr>
          <w:rFonts w:ascii="Consolas" w:eastAsia="Times New Roman" w:hAnsi="Consolas" w:cs="Courier New"/>
          <w:color w:val="000000"/>
          <w:sz w:val="20"/>
          <w:szCs w:val="20"/>
          <w:lang w:eastAsia="fr-FR"/>
        </w:rPr>
        <w:t>":</w:t>
      </w:r>
      <w:proofErr w:type="gramEnd"/>
      <w:r w:rsidRPr="00A95930">
        <w:rPr>
          <w:rFonts w:ascii="Consolas" w:eastAsia="Times New Roman" w:hAnsi="Consolas" w:cs="Courier New"/>
          <w:color w:val="000000"/>
          <w:sz w:val="20"/>
          <w:szCs w:val="20"/>
          <w:lang w:eastAsia="fr-FR"/>
        </w:rPr>
        <w:t>"4ea55c69-d062-42ac-a045-0cca06f211fe","uptime":{"ms":630382}},"memstats":{"gc_next":31028400,"memory_alloc":19348864,"memory_total":47476696,"rss":19685376},"runtime":{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roofErr w:type="gramStart"/>
      <w:r w:rsidRPr="00A95930">
        <w:rPr>
          <w:rFonts w:ascii="Consolas" w:eastAsia="Times New Roman" w:hAnsi="Consolas" w:cs="Courier New"/>
          <w:color w:val="000000"/>
          <w:sz w:val="20"/>
          <w:szCs w:val="20"/>
          <w:lang w:eastAsia="fr-FR"/>
        </w:rPr>
        <w:lastRenderedPageBreak/>
        <w:t>beat</w:t>
      </w:r>
      <w:proofErr w:type="gramEnd"/>
      <w:r w:rsidRPr="00A95930">
        <w:rPr>
          <w:rFonts w:ascii="Consolas" w:eastAsia="Times New Roman" w:hAnsi="Consolas" w:cs="Courier New"/>
          <w:color w:val="000000"/>
          <w:sz w:val="20"/>
          <w:szCs w:val="20"/>
          <w:lang w:eastAsia="fr-FR"/>
        </w:rPr>
        <w:t>":{"config":{"module":{"running":0},"reloads":1},"pipeline":{"clients":8,"events":{"active":4117,"filtered":1,"published":4116,"total":4118}}},"registrar":{"states":{"current":46,"u</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20:28.250+0200    INFO    kafka/log.go:53 Failed to connect to broker broker-102.streaming.iaas.cagip.group.gca:9093: dial tcp 1.1.1.5:9093: connectex: An established conn</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20:28.319+0200    INFO    kafka/log.go:53 client/metadata got error from broker -1 while fetching metadata: dial tcp 1.1.1.5:9093: connectex: An established connection was</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20:28.454+0200    INFO    kafka/log.go:53 client/metadata fetching metadata for all topics from broker broker-103.streaming.iaas.cagip.group.gca:9093</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20:28.519+0200    INFO    kafka/log.go:53 Failed to connect to broker broker-103.streaming.iaas.cagip.group.gca:9093: dial tcp: lookup broker-103.streaming.iaas.cagip.grou</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20:28.651+0200    INFO    kafka/log.go:53 client/metadata got error from broker -1 while fetching metadata: dial tcp: lookup broker-103.streaming.iaas.cagip.group.gca: no</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20:28.700+0200    INFO    kafka/log.go:53 client/metadata fetching metadata for all topics from broker broker-105.streaming.iaas.cagip.group.gca:9093</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20:30.122+0200    INFO    kafka/log.go:53 kafka message: Successful SASL handshake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20:30.143+0200    INFO    kafka/log.go:53 SASL authentication successful with broker broker-105.streaming.iaas.cagip.group.gca:9093:4 - [0 0 0 0]</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20:30.148+0200    INFO    kafka/log.go:53 Connected to broker at broker-105.streaming.iaas.cagip.group.gca:9093 (unregistered)</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20:30.180+0200    INFO    kafka/log.go:53 client/brokers registered new broker #5 at broker-105.streaming.iaas.cagip.group.gca:9093</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20:30.183+0200    INFO    kafka/log.go:53 client/brokers registered new broker #1 at broker-101.streaming.iaas.cagip.group.gca:9093</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20:30.196+0200    INFO    kafka/log.go:53 client/brokers registered new broker #4 at broker-104.streaming.iaas.cagip.group.gca:9093</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20:30.201+0200    INFO    kafka/log.go:53 client/brokers registered new broker #6 at broker-106.streaming.iaas.cagip.group.gca:9093</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20:30.205+0200    INFO    kafka/log.go:53 client/brokers registered new broker #2 at broker-102.streaming.iaas.cagip.group.gca:9093</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20:30.213+0200    INFO    kafka/log.go:53 client/brokers registered new broker #3 at broker-103.streaming.iaas.cagip.group.gca:9093</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20:30.225+0200    INFO    kafka/log.go:53 kafka message: Successfully initialized new client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20:30.228+0200    INFO    pipeline/output.go:105  Connection to kafka(broker-101.streaming.iaas.cagip.group.gca:9093,broker-102.streaming.iaas.cagip.group.gca:9093,broker-</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roofErr w:type="gramStart"/>
      <w:r w:rsidRPr="00A95930">
        <w:rPr>
          <w:rFonts w:ascii="Consolas" w:eastAsia="Times New Roman" w:hAnsi="Consolas" w:cs="Courier New"/>
          <w:color w:val="000000"/>
          <w:sz w:val="20"/>
          <w:szCs w:val="20"/>
          <w:lang w:eastAsia="fr-FR"/>
        </w:rPr>
        <w:lastRenderedPageBreak/>
        <w:t>roker-106.streaming.iaas.cagip.group.gca:</w:t>
      </w:r>
      <w:proofErr w:type="gramEnd"/>
      <w:r w:rsidRPr="00A95930">
        <w:rPr>
          <w:rFonts w:ascii="Consolas" w:eastAsia="Times New Roman" w:hAnsi="Consolas" w:cs="Courier New"/>
          <w:color w:val="000000"/>
          <w:sz w:val="20"/>
          <w:szCs w:val="20"/>
          <w:lang w:eastAsia="fr-FR"/>
        </w:rPr>
        <w:t>9093) established</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20:30.253+0200    INFO    kafka/log.go:53 producer/broker/5 starting up</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20:30.262+0200    INFO    kafka/log.go:53 producer/broker/5 state change to [open] on cats.elisa.pfcc.mup.p00000.access.pfcc/0</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20:30.253+0200    INFO    kafka/log.go:53 producer/broker/2 starting up</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20:30.294+0200    INFO    kafka/log.go:53 producer/broker/2 state change to [open] on cats.elisa.pfcc.mup.p00000.access.pfcc/1</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20:30.278+0200    INFO    kafka/log.go:53 producer/broker/1 starting up</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20:30.306+0200    INFO    kafka/log.go:53 producer/broker/1 state change to [open] on cats.elisa.pfcc.mup.p00000.access.pfcc/2</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20:30.301+0200    INFO    kafka/log.go:53 producer/broker/4 starting up</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20:30.278+0200    INFO    kafka/log.go:53 producer/broker/3 starting up</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20:30.318+0200    INFO    kafka/log.go:53 producer/broker/1 state change to [open] on cats.elisa.pfcc.mup.p00000.access.pfcc/3</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20:30.331+0200    INFO    kafka/log.go:53 producer/broker/4 state change to [open] on cats.elisa.pfcc.mup.p00000.access.pfcc/4</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20:30.343+0200    INFO    kafka/log.go:53 producer/broker/3 state change to [open] on cats.elisa.pfcc.mup.p00000.access.pfcc/5</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20:30.456+0200    INFO    kafka/log.go:53 kafka message: Successful SASL handshake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20:30.465+0200    INFO    kafka/log.go:53 kafka message: Successful SASL handshake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20:30.478+0200    INFO    kafka/log.go:53 SASL authentication successful with broker broker-105.streaming.iaas.cagip.group.gca:9093:4 - [0 0 0 0]</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20:30.483+0200    INFO    kafka/log.go:53 Connected to broker at broker-105.streaming.iaas.cagip.group.gca:9093 (registered as #5)</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20:30.493+0200    INFO    kafka/log.go:53 SASL authentication successful with broker broker-102.streaming.iaas.cagip.group.gca:9093:4 - [0 0 0 0]</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20:30.498+0200    INFO    kafka/log.go:53 Connected to broker at broker-102.streaming.iaas.cagip.group.gca:9093 (registered as #2)</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20:33.688+0200    INFO    kafka/log.go:53 kafka message: Successful SASL handshake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20:33.714+0200    INFO    kafka/log.go:53 SASL authentication successful with broker broker-103.streaming.iaas.cagip.group.gca:9093:4 - [0 0 0 0]</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20:33.718+0200    INFO    kafka/log.go:53 Connected to broker at broker-103.streaming.iaas.cagip.group.gca:9093 (registered as #3)</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20:34.296+0200    INFO    kafka/log.go:53 kafka message: Successful SASL handshake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20:34.378+0200    INFO    kafka/log.go:53 SASL authentication successful with broker broker-104.streaming.iaas.cagip.group.gca:9093:4 - [0 0 0 0]</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20:34.381+0200    INFO    kafka/log.go:53 Connected to broker at broker-104.streaming.iaas.cagip.group.gca:9093 (registered as #4)</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20:35.194+0200    INFO    kafka/log.go:53 kafka message: Successful SASL handshake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20:35.236+0200    INFO    kafka/log.go:53 SASL authentication successful with broker broker-101.streaming.iaas.cagip.group.gca:9093:4 - [0 0 0 0]</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2019-09-26T</w:t>
      </w:r>
      <w:proofErr w:type="gramStart"/>
      <w:r w:rsidRPr="00A95930">
        <w:rPr>
          <w:rFonts w:ascii="Consolas" w:eastAsia="Times New Roman" w:hAnsi="Consolas" w:cs="Courier New"/>
          <w:color w:val="000000"/>
          <w:sz w:val="20"/>
          <w:szCs w:val="20"/>
          <w:lang w:eastAsia="fr-FR"/>
        </w:rPr>
        <w:t>09:</w:t>
      </w:r>
      <w:proofErr w:type="gramEnd"/>
      <w:r w:rsidRPr="00A95930">
        <w:rPr>
          <w:rFonts w:ascii="Consolas" w:eastAsia="Times New Roman" w:hAnsi="Consolas" w:cs="Courier New"/>
          <w:color w:val="000000"/>
          <w:sz w:val="20"/>
          <w:szCs w:val="20"/>
          <w:lang w:eastAsia="fr-FR"/>
        </w:rPr>
        <w:t>20:35.239+0200    INFO    kafka/log.go:53 Connected to broker at broker-101.streaming.iaas.cagip.group.gca:9093 (registered as #1)</w:t>
      </w:r>
    </w:p>
    <w:p w:rsidR="00A95930" w:rsidRDefault="00A95930" w:rsidP="00A95930">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Vérification de l'Indexation Elasticsearch</w:t>
      </w:r>
    </w:p>
    <w:p w:rsidR="00A95930" w:rsidRDefault="00A95930" w:rsidP="00A95930">
      <w:pPr>
        <w:rPr>
          <w:rFonts w:ascii="Segoe UI" w:hAnsi="Segoe UI" w:cs="Segoe UI"/>
          <w:b/>
          <w:bCs/>
          <w:color w:val="000000"/>
          <w:sz w:val="36"/>
          <w:szCs w:val="36"/>
          <w:shd w:val="clear" w:color="auto" w:fill="FFFFFF"/>
        </w:rPr>
      </w:pP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A ce stade, vous avez</w:t>
      </w:r>
    </w:p>
    <w:p w:rsidR="00A95930" w:rsidRPr="00A95930" w:rsidRDefault="00A95930" w:rsidP="00A95930">
      <w:pPr>
        <w:numPr>
          <w:ilvl w:val="0"/>
          <w:numId w:val="34"/>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vous</w:t>
      </w:r>
      <w:proofErr w:type="gramEnd"/>
      <w:r w:rsidRPr="00A95930">
        <w:rPr>
          <w:rFonts w:ascii="Segoe UI" w:eastAsia="Times New Roman" w:hAnsi="Segoe UI" w:cs="Segoe UI"/>
          <w:color w:val="000000"/>
          <w:sz w:val="21"/>
          <w:szCs w:val="21"/>
          <w:lang w:eastAsia="fr-FR"/>
        </w:rPr>
        <w:t xml:space="preserve"> avez démarré le pipeline logstash d'ingestion des logs produites dans votre topic Kafka vers l'index elasticsearch que l'on a défini</w:t>
      </w:r>
    </w:p>
    <w:p w:rsidR="00A95930" w:rsidRPr="00A95930" w:rsidRDefault="00A95930" w:rsidP="00A95930">
      <w:pPr>
        <w:numPr>
          <w:ilvl w:val="0"/>
          <w:numId w:val="34"/>
        </w:numPr>
        <w:shd w:val="clear" w:color="auto" w:fill="FFFFFF"/>
        <w:spacing w:after="0" w:line="408" w:lineRule="atLeast"/>
        <w:ind w:left="450"/>
        <w:rPr>
          <w:rFonts w:ascii="Segoe UI" w:eastAsia="Times New Roman" w:hAnsi="Segoe UI" w:cs="Segoe UI"/>
          <w:color w:val="000000"/>
          <w:sz w:val="21"/>
          <w:szCs w:val="21"/>
          <w:lang w:eastAsia="fr-FR"/>
        </w:rPr>
      </w:pPr>
      <w:proofErr w:type="gramStart"/>
      <w:r w:rsidRPr="00A95930">
        <w:rPr>
          <w:rFonts w:ascii="Segoe UI" w:eastAsia="Times New Roman" w:hAnsi="Segoe UI" w:cs="Segoe UI"/>
          <w:color w:val="000000"/>
          <w:sz w:val="21"/>
          <w:szCs w:val="21"/>
          <w:lang w:eastAsia="fr-FR"/>
        </w:rPr>
        <w:t>vous</w:t>
      </w:r>
      <w:proofErr w:type="gramEnd"/>
      <w:r w:rsidRPr="00A95930">
        <w:rPr>
          <w:rFonts w:ascii="Segoe UI" w:eastAsia="Times New Roman" w:hAnsi="Segoe UI" w:cs="Segoe UI"/>
          <w:color w:val="000000"/>
          <w:sz w:val="21"/>
          <w:szCs w:val="21"/>
          <w:lang w:eastAsia="fr-FR"/>
        </w:rPr>
        <w:t xml:space="preserve"> avez démarré filebeat,</w:t>
      </w:r>
    </w:p>
    <w:p w:rsidR="00A95930" w:rsidRDefault="00A95930" w:rsidP="00A95930"/>
    <w:p w:rsidR="00A95930" w:rsidRPr="00A95930" w:rsidRDefault="00A95930" w:rsidP="00A95930">
      <w:pPr>
        <w:pStyle w:val="NormalWeb"/>
        <w:spacing w:before="0" w:beforeAutospacing="0" w:after="180" w:afterAutospacing="0" w:line="408" w:lineRule="atLeast"/>
        <w:rPr>
          <w:sz w:val="21"/>
          <w:szCs w:val="21"/>
        </w:rPr>
      </w:pPr>
      <w:r>
        <w:rPr>
          <w:rFonts w:ascii="Segoe UI" w:hAnsi="Segoe UI" w:cs="Segoe UI"/>
          <w:b/>
          <w:bCs/>
          <w:color w:val="000000"/>
          <w:sz w:val="36"/>
          <w:szCs w:val="36"/>
          <w:shd w:val="clear" w:color="auto" w:fill="FFFFFF"/>
        </w:rPr>
        <w:t>J - Création de l'Index Pattern Kibana</w:t>
      </w:r>
      <w:r w:rsidRPr="00A95930">
        <w:rPr>
          <w:b/>
          <w:bCs/>
          <w:sz w:val="21"/>
          <w:szCs w:val="21"/>
        </w:rPr>
        <w:t>Les index Pattern Kibana</w:t>
      </w:r>
      <w:r w:rsidRPr="00A95930">
        <w:rPr>
          <w:sz w:val="21"/>
          <w:szCs w:val="21"/>
        </w:rPr>
        <w:br/>
        <w:t>A ce stade les logs ont bien été indexés dans votre index elasticsearch par logstash à partir d'un index template dans lequel vous avez déclaré des alias.</w:t>
      </w:r>
      <w:r w:rsidRPr="00A95930">
        <w:rPr>
          <w:sz w:val="21"/>
          <w:szCs w:val="21"/>
        </w:rPr>
        <w:br/>
        <w:t>Pour pouvoir visualiser vos logs à partir du Discover Kibana, ou construire des dashboards à partir de visualizations, vous devez déclarer un index pattern dans Kibana.</w:t>
      </w:r>
      <w:r w:rsidRPr="00A95930">
        <w:rPr>
          <w:sz w:val="21"/>
          <w:szCs w:val="21"/>
        </w:rPr>
        <w:br/>
        <w:t>Il faut savoir que tous les objets kibana appartiennent à un et un seul Espace Kibana dit Space.</w:t>
      </w:r>
    </w:p>
    <w:p w:rsidR="00A95930" w:rsidRPr="00A95930" w:rsidRDefault="00A95930" w:rsidP="00A95930">
      <w:pPr>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lastRenderedPageBreak/>
        <w:t>NB : A ce jour, les rôles n'ont pas encore été défini, cependant nous considérons qu'un rôle Administrateur vous aura créer l'espace Kibana correspondant à votre besoin à la granularité Produit, Squad ou Tribu, cela reste à définir.</w:t>
      </w:r>
    </w:p>
    <w:p w:rsidR="00A95930" w:rsidRPr="00A95930" w:rsidRDefault="00A95930" w:rsidP="00A95930">
      <w:pPr>
        <w:numPr>
          <w:ilvl w:val="0"/>
          <w:numId w:val="35"/>
        </w:numPr>
        <w:spacing w:after="0" w:line="408" w:lineRule="atLeast"/>
        <w:ind w:left="450"/>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t>Lancer l'UI ECE de dev</w:t>
      </w:r>
    </w:p>
    <w:p w:rsidR="00A95930" w:rsidRPr="00A95930" w:rsidRDefault="00A95930" w:rsidP="00A95930">
      <w:pPr>
        <w:spacing w:after="180" w:line="408" w:lineRule="atLeast"/>
        <w:rPr>
          <w:rFonts w:ascii="Times New Roman" w:eastAsia="Times New Roman" w:hAnsi="Times New Roman" w:cs="Times New Roman"/>
          <w:sz w:val="21"/>
          <w:szCs w:val="21"/>
          <w:lang w:eastAsia="fr-FR"/>
        </w:rPr>
      </w:pPr>
      <w:hyperlink r:id="rId91" w:tgtFrame="_blank" w:history="1">
        <w:r w:rsidRPr="00A95930">
          <w:rPr>
            <w:rFonts w:ascii="Times New Roman" w:eastAsia="Times New Roman" w:hAnsi="Times New Roman" w:cs="Times New Roman"/>
            <w:color w:val="136CB2"/>
            <w:sz w:val="21"/>
            <w:szCs w:val="21"/>
            <w:u w:val="single"/>
            <w:lang w:eastAsia="fr-FR"/>
          </w:rPr>
          <w:t>https://cats-logs-elk0-zuy.elisa.saas.cagip.group.gca/login</w:t>
        </w:r>
      </w:hyperlink>
    </w:p>
    <w:p w:rsidR="00A95930" w:rsidRPr="00A95930" w:rsidRDefault="00A95930" w:rsidP="00A95930">
      <w:pPr>
        <w:numPr>
          <w:ilvl w:val="0"/>
          <w:numId w:val="36"/>
        </w:numPr>
        <w:spacing w:after="0" w:line="408" w:lineRule="atLeast"/>
        <w:ind w:left="450"/>
        <w:rPr>
          <w:rFonts w:ascii="Times New Roman" w:eastAsia="Times New Roman" w:hAnsi="Times New Roman" w:cs="Times New Roman"/>
          <w:sz w:val="21"/>
          <w:szCs w:val="21"/>
          <w:lang w:eastAsia="fr-FR"/>
        </w:rPr>
      </w:pPr>
      <w:proofErr w:type="gramStart"/>
      <w:r w:rsidRPr="00A95930">
        <w:rPr>
          <w:rFonts w:ascii="Times New Roman" w:eastAsia="Times New Roman" w:hAnsi="Times New Roman" w:cs="Times New Roman"/>
          <w:sz w:val="21"/>
          <w:szCs w:val="21"/>
          <w:lang w:eastAsia="fr-FR"/>
        </w:rPr>
        <w:t>connectez</w:t>
      </w:r>
      <w:proofErr w:type="gramEnd"/>
      <w:r w:rsidRPr="00A95930">
        <w:rPr>
          <w:rFonts w:ascii="Times New Roman" w:eastAsia="Times New Roman" w:hAnsi="Times New Roman" w:cs="Times New Roman"/>
          <w:sz w:val="21"/>
          <w:szCs w:val="21"/>
          <w:lang w:eastAsia="fr-FR"/>
        </w:rPr>
        <w:t>-vous avec votre user ZGIE et votre password</w:t>
      </w:r>
    </w:p>
    <w:p w:rsidR="00A95930" w:rsidRPr="00A95930" w:rsidRDefault="00A95930" w:rsidP="00A95930">
      <w:pPr>
        <w:spacing w:after="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noProof/>
          <w:color w:val="136CB2"/>
          <w:sz w:val="21"/>
          <w:szCs w:val="21"/>
          <w:lang w:eastAsia="fr-FR"/>
        </w:rPr>
        <w:drawing>
          <wp:inline distT="0" distB="0" distL="0" distR="0">
            <wp:extent cx="5332095" cy="4870450"/>
            <wp:effectExtent l="0" t="0" r="1905" b="6350"/>
            <wp:docPr id="45" name="Image 45" descr="http://elzudeggscas.yres.ytech/file/data/d4rudi3ygpixzmpswxn7/PHID-FILE-v2c37r4vt3dvnuveadmr/image.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elzudeggscas.yres.ytech/file/data/d4rudi3ygpixzmpswxn7/PHID-FILE-v2c37r4vt3dvnuveadmr/image.pn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32095" cy="4870450"/>
                    </a:xfrm>
                    <a:prstGeom prst="rect">
                      <a:avLst/>
                    </a:prstGeom>
                    <a:noFill/>
                    <a:ln>
                      <a:noFill/>
                    </a:ln>
                  </pic:spPr>
                </pic:pic>
              </a:graphicData>
            </a:graphic>
          </wp:inline>
        </w:drawing>
      </w:r>
    </w:p>
    <w:p w:rsidR="00A95930" w:rsidRPr="00A95930" w:rsidRDefault="00A95930" w:rsidP="00A95930">
      <w:pPr>
        <w:numPr>
          <w:ilvl w:val="0"/>
          <w:numId w:val="37"/>
        </w:numPr>
        <w:spacing w:after="0" w:line="408" w:lineRule="atLeast"/>
        <w:ind w:left="450"/>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t>Sélectionner le space Kibana qui vous a été réservé</w:t>
      </w:r>
    </w:p>
    <w:p w:rsidR="00A95930" w:rsidRPr="00A95930" w:rsidRDefault="00A95930" w:rsidP="00A95930">
      <w:pPr>
        <w:spacing w:after="180" w:line="408" w:lineRule="atLeast"/>
        <w:rPr>
          <w:rFonts w:ascii="Times New Roman" w:eastAsia="Times New Roman" w:hAnsi="Times New Roman" w:cs="Times New Roman"/>
          <w:sz w:val="21"/>
          <w:szCs w:val="21"/>
          <w:lang w:eastAsia="fr-FR"/>
        </w:rPr>
      </w:pPr>
      <w:proofErr w:type="gramStart"/>
      <w:r w:rsidRPr="00A95930">
        <w:rPr>
          <w:rFonts w:ascii="Times New Roman" w:eastAsia="Times New Roman" w:hAnsi="Times New Roman" w:cs="Times New Roman"/>
          <w:i/>
          <w:iCs/>
          <w:sz w:val="21"/>
          <w:szCs w:val="21"/>
          <w:lang w:eastAsia="fr-FR"/>
        </w:rPr>
        <w:t>exemple</w:t>
      </w:r>
      <w:proofErr w:type="gramEnd"/>
    </w:p>
    <w:p w:rsidR="00A95930" w:rsidRPr="00A95930" w:rsidRDefault="00A95930" w:rsidP="00A95930">
      <w:pPr>
        <w:spacing w:after="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noProof/>
          <w:color w:val="136CB2"/>
          <w:sz w:val="21"/>
          <w:szCs w:val="21"/>
          <w:lang w:eastAsia="fr-FR"/>
        </w:rPr>
        <w:lastRenderedPageBreak/>
        <w:drawing>
          <wp:inline distT="0" distB="0" distL="0" distR="0">
            <wp:extent cx="2599055" cy="2069465"/>
            <wp:effectExtent l="0" t="0" r="0" b="6985"/>
            <wp:docPr id="44" name="Image 44" descr="http://elzudeggscas.yres.ytech/file/data/rpv4rlcpbeh65zbwj6bo/PHID-FILE-c45j2jcda4gzpbfqc5ly/image.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elzudeggscas.yres.ytech/file/data/rpv4rlcpbeh65zbwj6bo/PHID-FILE-c45j2jcda4gzpbfqc5ly/image.p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9055" cy="2069465"/>
                    </a:xfrm>
                    <a:prstGeom prst="rect">
                      <a:avLst/>
                    </a:prstGeom>
                    <a:noFill/>
                    <a:ln>
                      <a:noFill/>
                    </a:ln>
                  </pic:spPr>
                </pic:pic>
              </a:graphicData>
            </a:graphic>
          </wp:inline>
        </w:drawing>
      </w:r>
    </w:p>
    <w:p w:rsidR="00A95930" w:rsidRPr="00A95930" w:rsidRDefault="00A95930" w:rsidP="00A95930">
      <w:pPr>
        <w:numPr>
          <w:ilvl w:val="0"/>
          <w:numId w:val="38"/>
        </w:numPr>
        <w:spacing w:after="0" w:line="408" w:lineRule="atLeast"/>
        <w:ind w:left="450"/>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t>Cliquer sur Management</w:t>
      </w:r>
    </w:p>
    <w:p w:rsidR="00A95930" w:rsidRPr="00A95930" w:rsidRDefault="00A95930" w:rsidP="00A95930">
      <w:pPr>
        <w:spacing w:after="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noProof/>
          <w:color w:val="136CB2"/>
          <w:sz w:val="21"/>
          <w:szCs w:val="21"/>
          <w:bdr w:val="single" w:sz="18" w:space="0" w:color="FFFFFF" w:frame="1"/>
          <w:lang w:eastAsia="fr-FR"/>
        </w:rPr>
        <w:drawing>
          <wp:inline distT="0" distB="0" distL="0" distR="0">
            <wp:extent cx="2098040" cy="625475"/>
            <wp:effectExtent l="0" t="0" r="0" b="0"/>
            <wp:docPr id="43" name="Image 43" descr="http://elzudeggscas.yres.ytech/file/data/5odm4m4howwiey5dyrvl/PHID-FILE-ufklwy2c7smqx6djt6up/preview-image.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elzudeggscas.yres.ytech/file/data/5odm4m4howwiey5dyrvl/PHID-FILE-ufklwy2c7smqx6djt6up/preview-image.pn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98040" cy="625475"/>
                    </a:xfrm>
                    <a:prstGeom prst="rect">
                      <a:avLst/>
                    </a:prstGeom>
                    <a:noFill/>
                    <a:ln>
                      <a:noFill/>
                    </a:ln>
                  </pic:spPr>
                </pic:pic>
              </a:graphicData>
            </a:graphic>
          </wp:inline>
        </w:drawing>
      </w:r>
    </w:p>
    <w:p w:rsidR="00A95930" w:rsidRPr="00A95930" w:rsidRDefault="00A95930" w:rsidP="00A95930">
      <w:pPr>
        <w:numPr>
          <w:ilvl w:val="0"/>
          <w:numId w:val="39"/>
        </w:numPr>
        <w:spacing w:after="0" w:line="408" w:lineRule="atLeast"/>
        <w:ind w:left="450"/>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t>Cliquer sur Index pattern</w:t>
      </w:r>
    </w:p>
    <w:p w:rsidR="00A95930" w:rsidRPr="00A95930" w:rsidRDefault="00A95930" w:rsidP="00A95930">
      <w:pPr>
        <w:spacing w:after="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noProof/>
          <w:color w:val="136CB2"/>
          <w:sz w:val="21"/>
          <w:szCs w:val="21"/>
          <w:bdr w:val="single" w:sz="18" w:space="0" w:color="FFFFFF" w:frame="1"/>
          <w:lang w:eastAsia="fr-FR"/>
        </w:rPr>
        <w:drawing>
          <wp:inline distT="0" distB="0" distL="0" distR="0">
            <wp:extent cx="2098040" cy="1713230"/>
            <wp:effectExtent l="0" t="0" r="0" b="0"/>
            <wp:docPr id="42" name="Image 42" descr="http://elzudeggscas.yres.ytech/file/data/o74xlqjl3ws2wubm52l5/PHID-FILE-3wdxpk2rezdgmyoswvdk/preview-image.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elzudeggscas.yres.ytech/file/data/o74xlqjl3ws2wubm52l5/PHID-FILE-3wdxpk2rezdgmyoswvdk/preview-image.pn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98040" cy="1713230"/>
                    </a:xfrm>
                    <a:prstGeom prst="rect">
                      <a:avLst/>
                    </a:prstGeom>
                    <a:noFill/>
                    <a:ln>
                      <a:noFill/>
                    </a:ln>
                  </pic:spPr>
                </pic:pic>
              </a:graphicData>
            </a:graphic>
          </wp:inline>
        </w:drawing>
      </w:r>
    </w:p>
    <w:p w:rsidR="00A95930" w:rsidRPr="00A95930" w:rsidRDefault="00A95930" w:rsidP="00A95930">
      <w:pPr>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t>La liste des index elasticsearch s'affiche, logiquement elle devrait être vide si vous n'avez pas encore défini d'index.</w:t>
      </w:r>
      <w:r w:rsidRPr="00A95930">
        <w:rPr>
          <w:rFonts w:ascii="Times New Roman" w:eastAsia="Times New Roman" w:hAnsi="Times New Roman" w:cs="Times New Roman"/>
          <w:sz w:val="21"/>
          <w:szCs w:val="21"/>
          <w:lang w:eastAsia="fr-FR"/>
        </w:rPr>
        <w:br/>
        <w:t>Sinon, vous avez la liste de vos index pattern déjà définis</w:t>
      </w:r>
    </w:p>
    <w:p w:rsidR="00A95930" w:rsidRPr="00A95930" w:rsidRDefault="00A95930" w:rsidP="00A95930">
      <w:pPr>
        <w:spacing w:after="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noProof/>
          <w:color w:val="136CB2"/>
          <w:sz w:val="21"/>
          <w:szCs w:val="21"/>
          <w:bdr w:val="single" w:sz="18" w:space="0" w:color="FFFFFF" w:frame="1"/>
          <w:lang w:eastAsia="fr-FR"/>
        </w:rPr>
        <w:drawing>
          <wp:inline distT="0" distB="0" distL="0" distR="0">
            <wp:extent cx="2098040" cy="1155065"/>
            <wp:effectExtent l="0" t="0" r="0" b="6985"/>
            <wp:docPr id="41" name="Image 41" descr="http://elzudeggscas.yres.ytech/file/data/z7lmfq7i7bv5hm2vxeso/PHID-FILE-o4ixiwff5usw77pvvltj/preview-image.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elzudeggscas.yres.ytech/file/data/z7lmfq7i7bv5hm2vxeso/PHID-FILE-o4ixiwff5usw77pvvltj/preview-image.pn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98040" cy="1155065"/>
                    </a:xfrm>
                    <a:prstGeom prst="rect">
                      <a:avLst/>
                    </a:prstGeom>
                    <a:noFill/>
                    <a:ln>
                      <a:noFill/>
                    </a:ln>
                  </pic:spPr>
                </pic:pic>
              </a:graphicData>
            </a:graphic>
          </wp:inline>
        </w:drawing>
      </w:r>
    </w:p>
    <w:p w:rsidR="00A95930" w:rsidRPr="00A95930" w:rsidRDefault="00A95930" w:rsidP="00A95930">
      <w:pPr>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b/>
          <w:bCs/>
          <w:sz w:val="21"/>
          <w:szCs w:val="21"/>
          <w:lang w:eastAsia="fr-FR"/>
        </w:rPr>
        <w:t>Définir l'index pattern permettant la visualisation de vos logs</w:t>
      </w:r>
    </w:p>
    <w:p w:rsidR="00A95930" w:rsidRPr="00A95930" w:rsidRDefault="00A95930" w:rsidP="00A95930">
      <w:pPr>
        <w:numPr>
          <w:ilvl w:val="0"/>
          <w:numId w:val="40"/>
        </w:numPr>
        <w:spacing w:after="0" w:line="408" w:lineRule="atLeast"/>
        <w:ind w:left="450"/>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t>Cliquer sur Create Index pour dérouler les choix possibles et sélectionner standard index pattern</w:t>
      </w:r>
    </w:p>
    <w:p w:rsidR="00A95930" w:rsidRPr="00A95930" w:rsidRDefault="00A95930" w:rsidP="00A95930">
      <w:pPr>
        <w:spacing w:after="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noProof/>
          <w:color w:val="136CB2"/>
          <w:sz w:val="21"/>
          <w:szCs w:val="21"/>
          <w:bdr w:val="single" w:sz="18" w:space="0" w:color="FFFFFF" w:frame="1"/>
          <w:lang w:eastAsia="fr-FR"/>
        </w:rPr>
        <w:drawing>
          <wp:inline distT="0" distB="0" distL="0" distR="0">
            <wp:extent cx="2098040" cy="953135"/>
            <wp:effectExtent l="0" t="0" r="0" b="0"/>
            <wp:docPr id="40" name="Image 40" descr="http://elzudeggscas.yres.ytech/file/data/6a7csuxg6kvceivgssql/PHID-FILE-ysexcgaiq6s4jgau7juf/preview-image.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elzudeggscas.yres.ytech/file/data/6a7csuxg6kvceivgssql/PHID-FILE-ysexcgaiq6s4jgau7juf/preview-image.pn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98040" cy="953135"/>
                    </a:xfrm>
                    <a:prstGeom prst="rect">
                      <a:avLst/>
                    </a:prstGeom>
                    <a:noFill/>
                    <a:ln>
                      <a:noFill/>
                    </a:ln>
                  </pic:spPr>
                </pic:pic>
              </a:graphicData>
            </a:graphic>
          </wp:inline>
        </w:drawing>
      </w:r>
    </w:p>
    <w:p w:rsidR="00A95930" w:rsidRPr="00A95930" w:rsidRDefault="00A95930" w:rsidP="00A95930">
      <w:pPr>
        <w:spacing w:after="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noProof/>
          <w:color w:val="136CB2"/>
          <w:sz w:val="21"/>
          <w:szCs w:val="21"/>
          <w:lang w:eastAsia="fr-FR"/>
        </w:rPr>
        <w:lastRenderedPageBreak/>
        <w:drawing>
          <wp:inline distT="0" distB="0" distL="0" distR="0">
            <wp:extent cx="11540490" cy="7247890"/>
            <wp:effectExtent l="0" t="0" r="3810" b="0"/>
            <wp:docPr id="39" name="Image 39" descr="http://elzudeggscas.yres.ytech/file/data/incmonb7mlp6gq6zt5kh/PHID-FILE-432fhitwuwthfvdcsfad/image.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elzudeggscas.yres.ytech/file/data/incmonb7mlp6gq6zt5kh/PHID-FILE-432fhitwuwthfvdcsfad/image.p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540490" cy="7247890"/>
                    </a:xfrm>
                    <a:prstGeom prst="rect">
                      <a:avLst/>
                    </a:prstGeom>
                    <a:noFill/>
                    <a:ln>
                      <a:noFill/>
                    </a:ln>
                  </pic:spPr>
                </pic:pic>
              </a:graphicData>
            </a:graphic>
          </wp:inline>
        </w:drawing>
      </w:r>
    </w:p>
    <w:p w:rsidR="00A95930" w:rsidRPr="00A95930" w:rsidRDefault="00A95930" w:rsidP="00A95930">
      <w:pPr>
        <w:numPr>
          <w:ilvl w:val="0"/>
          <w:numId w:val="41"/>
        </w:numPr>
        <w:spacing w:after="0" w:line="408" w:lineRule="atLeast"/>
        <w:ind w:left="450"/>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t>Step 1 : renseigner le pattern correspondant à votre alias elasticsearch défini dans votre index template elasticsearch</w:t>
      </w:r>
    </w:p>
    <w:p w:rsidR="00A95930" w:rsidRPr="00A95930" w:rsidRDefault="00A95930" w:rsidP="00A95930">
      <w:pPr>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t>Celui est normalisé de la façon suivante :</w:t>
      </w:r>
      <w:r w:rsidRPr="00A95930">
        <w:rPr>
          <w:rFonts w:ascii="Times New Roman" w:eastAsia="Times New Roman" w:hAnsi="Times New Roman" w:cs="Times New Roman"/>
          <w:sz w:val="21"/>
          <w:szCs w:val="21"/>
          <w:lang w:eastAsia="fr-FR"/>
        </w:rPr>
        <w:br/>
        <w:t>soit al_[adabo]_[produit]_[appl]_[typelog] (alias sur les index d’une instance adabo du produit)</w:t>
      </w:r>
      <w:r w:rsidRPr="00A95930">
        <w:rPr>
          <w:rFonts w:ascii="Times New Roman" w:eastAsia="Times New Roman" w:hAnsi="Times New Roman" w:cs="Times New Roman"/>
          <w:sz w:val="21"/>
          <w:szCs w:val="21"/>
          <w:lang w:eastAsia="fr-FR"/>
        </w:rPr>
        <w:br/>
        <w:t>soit al_[env]_[produit]_[appl]_[typelog] (alias sur les index d’un environnement du produit)</w:t>
      </w:r>
    </w:p>
    <w:p w:rsidR="00A95930" w:rsidRPr="00A95930" w:rsidRDefault="00A95930" w:rsidP="00A95930">
      <w:pPr>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lastRenderedPageBreak/>
        <w:t>par exemple pour les log de type access du code application pfcc composante du produit p0000 en production :</w:t>
      </w:r>
      <w:r w:rsidRPr="00A95930">
        <w:rPr>
          <w:rFonts w:ascii="Times New Roman" w:eastAsia="Times New Roman" w:hAnsi="Times New Roman" w:cs="Times New Roman"/>
          <w:sz w:val="21"/>
          <w:szCs w:val="21"/>
          <w:lang w:eastAsia="fr-FR"/>
        </w:rPr>
        <w:br/>
        <w:t>Vous avez 5 alias</w:t>
      </w:r>
    </w:p>
    <w:tbl>
      <w:tblPr>
        <w:tblW w:w="0" w:type="auto"/>
        <w:tblCellSpacing w:w="15" w:type="dxa"/>
        <w:shd w:val="clear" w:color="auto" w:fill="BFCFDA"/>
        <w:tblCellMar>
          <w:top w:w="15" w:type="dxa"/>
          <w:left w:w="15" w:type="dxa"/>
          <w:bottom w:w="15" w:type="dxa"/>
          <w:right w:w="15" w:type="dxa"/>
        </w:tblCellMar>
        <w:tblLook w:val="04A0" w:firstRow="1" w:lastRow="0" w:firstColumn="1" w:lastColumn="0" w:noHBand="0" w:noVBand="1"/>
      </w:tblPr>
      <w:tblGrid>
        <w:gridCol w:w="3171"/>
        <w:gridCol w:w="5901"/>
      </w:tblGrid>
      <w:tr w:rsidR="00A95930" w:rsidRPr="00A95930" w:rsidTr="00A95930">
        <w:trPr>
          <w:tblCellSpacing w:w="15" w:type="dxa"/>
        </w:trPr>
        <w:tc>
          <w:tcPr>
            <w:tcW w:w="0" w:type="auto"/>
            <w:tcBorders>
              <w:top w:val="nil"/>
              <w:left w:val="nil"/>
              <w:bottom w:val="nil"/>
              <w:right w:val="nil"/>
            </w:tcBorders>
            <w:shd w:val="clear" w:color="auto" w:fill="F8F9FC"/>
            <w:tcMar>
              <w:top w:w="60" w:type="dxa"/>
              <w:left w:w="90" w:type="dxa"/>
              <w:bottom w:w="60" w:type="dxa"/>
              <w:right w:w="90" w:type="dxa"/>
            </w:tcMar>
            <w:hideMark/>
          </w:tcPr>
          <w:p w:rsidR="00A95930" w:rsidRPr="00A95930" w:rsidRDefault="00A95930" w:rsidP="00A95930">
            <w:pPr>
              <w:spacing w:after="0" w:line="240" w:lineRule="auto"/>
              <w:rPr>
                <w:rFonts w:ascii="Times New Roman" w:eastAsia="Times New Roman" w:hAnsi="Times New Roman" w:cs="Times New Roman"/>
                <w:b/>
                <w:bCs/>
                <w:sz w:val="24"/>
                <w:szCs w:val="24"/>
                <w:lang w:eastAsia="fr-FR"/>
              </w:rPr>
            </w:pPr>
            <w:r w:rsidRPr="00A95930">
              <w:rPr>
                <w:rFonts w:ascii="Times New Roman" w:eastAsia="Times New Roman" w:hAnsi="Times New Roman" w:cs="Times New Roman"/>
                <w:b/>
                <w:bCs/>
                <w:sz w:val="24"/>
                <w:szCs w:val="24"/>
                <w:lang w:eastAsia="fr-FR"/>
              </w:rPr>
              <w:t>nomAlias</w:t>
            </w:r>
          </w:p>
        </w:tc>
        <w:tc>
          <w:tcPr>
            <w:tcW w:w="0" w:type="auto"/>
            <w:tcBorders>
              <w:top w:val="nil"/>
              <w:left w:val="nil"/>
              <w:bottom w:val="nil"/>
              <w:right w:val="nil"/>
            </w:tcBorders>
            <w:shd w:val="clear" w:color="auto" w:fill="F8F9FC"/>
            <w:tcMar>
              <w:top w:w="60" w:type="dxa"/>
              <w:left w:w="90" w:type="dxa"/>
              <w:bottom w:w="60" w:type="dxa"/>
              <w:right w:w="90" w:type="dxa"/>
            </w:tcMar>
            <w:hideMark/>
          </w:tcPr>
          <w:p w:rsidR="00A95930" w:rsidRPr="00A95930" w:rsidRDefault="00A95930" w:rsidP="00A95930">
            <w:pPr>
              <w:spacing w:after="0" w:line="240" w:lineRule="auto"/>
              <w:rPr>
                <w:rFonts w:ascii="Times New Roman" w:eastAsia="Times New Roman" w:hAnsi="Times New Roman" w:cs="Times New Roman"/>
                <w:b/>
                <w:bCs/>
                <w:sz w:val="24"/>
                <w:szCs w:val="24"/>
                <w:lang w:eastAsia="fr-FR"/>
              </w:rPr>
            </w:pPr>
            <w:r w:rsidRPr="00A95930">
              <w:rPr>
                <w:rFonts w:ascii="Times New Roman" w:eastAsia="Times New Roman" w:hAnsi="Times New Roman" w:cs="Times New Roman"/>
                <w:b/>
                <w:bCs/>
                <w:sz w:val="24"/>
                <w:szCs w:val="24"/>
                <w:lang w:eastAsia="fr-FR"/>
              </w:rPr>
              <w:t>Description</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al_mup10_p0000_pfcc_access</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alias répresentant les logs de mup10</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al_mup20_p0000_pfcc_access</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alias répresentant les logs de mup10</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al_mup30_p0000_pfcc_access</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alias répresentant les logs de mup10</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al_mup40_p0000_pfcc_access</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alias répresentant les logs de mup10</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al_mup_p0000_pfcc_access</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alias permettant de faire un UNION sur toutes les branches de l'environnement : mup10, mup20, mup30, mup40</w:t>
            </w:r>
          </w:p>
        </w:tc>
      </w:tr>
      <w:tr w:rsidR="00A95930" w:rsidRPr="00A95930" w:rsidTr="00A95930">
        <w:trPr>
          <w:tblCellSpacing w:w="15" w:type="dxa"/>
        </w:trPr>
        <w:tc>
          <w:tcPr>
            <w:tcW w:w="0" w:type="auto"/>
            <w:shd w:val="clear" w:color="auto" w:fill="BFCFDA"/>
            <w:vAlign w:val="cente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p>
        </w:tc>
        <w:tc>
          <w:tcPr>
            <w:tcW w:w="0" w:type="auto"/>
            <w:shd w:val="clear" w:color="auto" w:fill="BFCFDA"/>
            <w:vAlign w:val="center"/>
            <w:hideMark/>
          </w:tcPr>
          <w:p w:rsidR="00A95930" w:rsidRPr="00A95930" w:rsidRDefault="00A95930" w:rsidP="00A95930">
            <w:pPr>
              <w:spacing w:after="0" w:line="240" w:lineRule="auto"/>
              <w:rPr>
                <w:rFonts w:ascii="Times New Roman" w:eastAsia="Times New Roman" w:hAnsi="Times New Roman" w:cs="Times New Roman"/>
                <w:sz w:val="20"/>
                <w:szCs w:val="20"/>
                <w:lang w:eastAsia="fr-FR"/>
              </w:rPr>
            </w:pPr>
          </w:p>
        </w:tc>
      </w:tr>
    </w:tbl>
    <w:p w:rsidR="00A95930" w:rsidRPr="00A95930" w:rsidRDefault="00A95930" w:rsidP="00A95930">
      <w:pPr>
        <w:numPr>
          <w:ilvl w:val="0"/>
          <w:numId w:val="42"/>
        </w:numPr>
        <w:spacing w:after="0" w:line="408" w:lineRule="atLeast"/>
        <w:ind w:left="450"/>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t>Taper le nom de l'alias que vous souhaitez déclarer dans le champ index pattern</w:t>
      </w:r>
    </w:p>
    <w:p w:rsidR="00A95930" w:rsidRPr="00A95930" w:rsidRDefault="00A95930" w:rsidP="00A95930">
      <w:pPr>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t>Dans l'exemple suivant, nous remarquons que Kibana détecte automatiquement les index elasticsearch rattachés à cet alias</w:t>
      </w:r>
    </w:p>
    <w:p w:rsidR="00A95930" w:rsidRPr="00A95930" w:rsidRDefault="00A95930" w:rsidP="00A95930">
      <w:pPr>
        <w:spacing w:after="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noProof/>
          <w:color w:val="136CB2"/>
          <w:sz w:val="21"/>
          <w:szCs w:val="21"/>
          <w:lang w:eastAsia="fr-FR"/>
        </w:rPr>
        <w:lastRenderedPageBreak/>
        <w:drawing>
          <wp:inline distT="0" distB="0" distL="0" distR="0">
            <wp:extent cx="11627485" cy="7729220"/>
            <wp:effectExtent l="0" t="0" r="0" b="5080"/>
            <wp:docPr id="38" name="Image 38" descr="http://elzudeggscas.yres.ytech/file/data/23li34d2uwtoynsemeut/PHID-FILE-sguh36czolnqfl5a3tjb/image.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elzudeggscas.yres.ytech/file/data/23li34d2uwtoynsemeut/PHID-FILE-sguh36czolnqfl5a3tjb/image.p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627485" cy="7729220"/>
                    </a:xfrm>
                    <a:prstGeom prst="rect">
                      <a:avLst/>
                    </a:prstGeom>
                    <a:noFill/>
                    <a:ln>
                      <a:noFill/>
                    </a:ln>
                  </pic:spPr>
                </pic:pic>
              </a:graphicData>
            </a:graphic>
          </wp:inline>
        </w:drawing>
      </w:r>
    </w:p>
    <w:p w:rsidR="00A95930" w:rsidRPr="00A95930" w:rsidRDefault="00A95930" w:rsidP="00A95930">
      <w:pPr>
        <w:numPr>
          <w:ilvl w:val="0"/>
          <w:numId w:val="43"/>
        </w:numPr>
        <w:spacing w:after="0" w:line="408" w:lineRule="atLeast"/>
        <w:ind w:left="450"/>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t>Cliquer sur next</w:t>
      </w:r>
    </w:p>
    <w:p w:rsidR="00A95930" w:rsidRPr="00A95930" w:rsidRDefault="00A95930" w:rsidP="00A95930">
      <w:pPr>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t>Sélectionner @timestamp dans la liste déroulante time filter field name</w:t>
      </w:r>
    </w:p>
    <w:p w:rsidR="00A95930" w:rsidRPr="00A95930" w:rsidRDefault="00A95930" w:rsidP="00A95930">
      <w:pPr>
        <w:spacing w:after="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noProof/>
          <w:color w:val="136CB2"/>
          <w:sz w:val="21"/>
          <w:szCs w:val="21"/>
          <w:lang w:eastAsia="fr-FR"/>
        </w:rPr>
        <w:lastRenderedPageBreak/>
        <w:drawing>
          <wp:inline distT="0" distB="0" distL="0" distR="0">
            <wp:extent cx="11473180" cy="5871210"/>
            <wp:effectExtent l="0" t="0" r="0" b="0"/>
            <wp:docPr id="37" name="Image 37" descr="http://elzudeggscas.yres.ytech/file/data/lqkbh4b6kcwsjo76lsds/PHID-FILE-rtdmo3x5noig2vnf2hff/image.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elzudeggscas.yres.ytech/file/data/lqkbh4b6kcwsjo76lsds/PHID-FILE-rtdmo3x5noig2vnf2hff/image.pn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73180" cy="5871210"/>
                    </a:xfrm>
                    <a:prstGeom prst="rect">
                      <a:avLst/>
                    </a:prstGeom>
                    <a:noFill/>
                    <a:ln>
                      <a:noFill/>
                    </a:ln>
                  </pic:spPr>
                </pic:pic>
              </a:graphicData>
            </a:graphic>
          </wp:inline>
        </w:drawing>
      </w:r>
    </w:p>
    <w:p w:rsidR="00A95930" w:rsidRPr="00A95930" w:rsidRDefault="00A95930" w:rsidP="00A95930">
      <w:pPr>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t>*Enfin cliquer sur Create Index pattern</w:t>
      </w:r>
    </w:p>
    <w:p w:rsidR="00A95930" w:rsidRPr="00A95930" w:rsidRDefault="00A95930" w:rsidP="00A95930">
      <w:pPr>
        <w:spacing w:after="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noProof/>
          <w:color w:val="136CB2"/>
          <w:sz w:val="21"/>
          <w:szCs w:val="21"/>
          <w:bdr w:val="single" w:sz="18" w:space="0" w:color="FFFFFF" w:frame="1"/>
          <w:lang w:eastAsia="fr-FR"/>
        </w:rPr>
        <w:drawing>
          <wp:inline distT="0" distB="0" distL="0" distR="0">
            <wp:extent cx="2098040" cy="520065"/>
            <wp:effectExtent l="0" t="0" r="0" b="0"/>
            <wp:docPr id="36" name="Image 36" descr="http://elzudeggscas.yres.ytech/file/data/fhqyd3mhj266r645grco/PHID-FILE-5i3ydk4ga7yivyem4dq7/preview-image.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elzudeggscas.yres.ytech/file/data/fhqyd3mhj266r645grco/PHID-FILE-5i3ydk4ga7yivyem4dq7/preview-image.pn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98040" cy="520065"/>
                    </a:xfrm>
                    <a:prstGeom prst="rect">
                      <a:avLst/>
                    </a:prstGeom>
                    <a:noFill/>
                    <a:ln>
                      <a:noFill/>
                    </a:ln>
                  </pic:spPr>
                </pic:pic>
              </a:graphicData>
            </a:graphic>
          </wp:inline>
        </w:drawing>
      </w:r>
    </w:p>
    <w:p w:rsidR="00A95930" w:rsidRPr="00A95930" w:rsidRDefault="00A95930" w:rsidP="00A95930">
      <w:pPr>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t>Félicitations! vous avez créer votre premier index pattern Kibana dans votre espace Kibana!</w:t>
      </w:r>
      <w:r w:rsidRPr="00A95930">
        <w:rPr>
          <w:rFonts w:ascii="Times New Roman" w:eastAsia="Times New Roman" w:hAnsi="Times New Roman" w:cs="Times New Roman"/>
          <w:sz w:val="21"/>
          <w:szCs w:val="21"/>
          <w:lang w:eastAsia="fr-FR"/>
        </w:rPr>
        <w:br/>
        <w:t>Vous pouvez maintenant instrospecter les logs indéxés dans la partie discover de Kibana</w:t>
      </w:r>
    </w:p>
    <w:p w:rsidR="00A95930" w:rsidRPr="00A95930" w:rsidRDefault="00A95930" w:rsidP="00A95930">
      <w:pPr>
        <w:spacing w:after="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noProof/>
          <w:color w:val="136CB2"/>
          <w:sz w:val="21"/>
          <w:szCs w:val="21"/>
          <w:lang w:eastAsia="fr-FR"/>
        </w:rPr>
        <w:lastRenderedPageBreak/>
        <w:drawing>
          <wp:inline distT="0" distB="0" distL="0" distR="0">
            <wp:extent cx="11473180" cy="7584440"/>
            <wp:effectExtent l="0" t="0" r="0" b="0"/>
            <wp:docPr id="35" name="Image 35" descr="http://elzudeggscas.yres.ytech/file/data/hz2yu3fqpsci5wqs5qrz/PHID-FILE-5qt7k65sfhgl6xpsmc46/image.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elzudeggscas.yres.ytech/file/data/hz2yu3fqpsci5wqs5qrz/PHID-FILE-5qt7k65sfhgl6xpsmc46/image.pn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473180" cy="7584440"/>
                    </a:xfrm>
                    <a:prstGeom prst="rect">
                      <a:avLst/>
                    </a:prstGeom>
                    <a:noFill/>
                    <a:ln>
                      <a:noFill/>
                    </a:ln>
                  </pic:spPr>
                </pic:pic>
              </a:graphicData>
            </a:graphic>
          </wp:inline>
        </w:drawing>
      </w:r>
    </w:p>
    <w:p w:rsidR="00A95930" w:rsidRDefault="00A95930" w:rsidP="00A95930">
      <w:pPr>
        <w:rPr>
          <w:rFonts w:ascii="Times New Roman" w:eastAsia="Times New Roman" w:hAnsi="Times New Roman" w:cs="Times New Roman"/>
          <w:sz w:val="24"/>
          <w:szCs w:val="24"/>
          <w:lang w:eastAsia="fr-FR"/>
        </w:rPr>
      </w:pPr>
    </w:p>
    <w:p w:rsidR="00A95930" w:rsidRDefault="00A95930" w:rsidP="00A95930">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K - Le Discover Kibana</w:t>
      </w:r>
    </w:p>
    <w:p w:rsidR="00A95930" w:rsidRDefault="00A95930" w:rsidP="00A95930">
      <w:pPr>
        <w:rPr>
          <w:rFonts w:ascii="Segoe UI" w:hAnsi="Segoe UI" w:cs="Segoe UI"/>
          <w:b/>
          <w:bCs/>
          <w:color w:val="000000"/>
          <w:sz w:val="36"/>
          <w:szCs w:val="36"/>
          <w:shd w:val="clear" w:color="auto" w:fill="FFFFFF"/>
        </w:rPr>
      </w:pPr>
    </w:p>
    <w:p w:rsidR="00A95930" w:rsidRDefault="00A95930" w:rsidP="00A95930">
      <w:pPr>
        <w:pStyle w:val="Titre1"/>
        <w:shd w:val="clear" w:color="auto" w:fill="FFFFFF"/>
        <w:spacing w:before="0"/>
        <w:textAlignment w:val="center"/>
        <w:rPr>
          <w:rFonts w:ascii="Segoe UI" w:hAnsi="Segoe UI" w:cs="Segoe UI"/>
          <w:color w:val="464C5C"/>
          <w:sz w:val="21"/>
          <w:szCs w:val="21"/>
        </w:rPr>
      </w:pPr>
      <w:r>
        <w:rPr>
          <w:rStyle w:val="phui-tag-core"/>
          <w:rFonts w:ascii="Segoe UI" w:hAnsi="Segoe UI" w:cs="Segoe UI"/>
          <w:b/>
          <w:bCs/>
          <w:color w:val="464C5C"/>
          <w:sz w:val="21"/>
          <w:szCs w:val="21"/>
          <w:bdr w:val="none" w:sz="0" w:space="0" w:color="auto" w:frame="1"/>
        </w:rPr>
        <w:lastRenderedPageBreak/>
        <w:t>Updated 244 Days Ago</w:t>
      </w:r>
      <w:hyperlink r:id="rId114" w:history="1">
        <w:r>
          <w:rPr>
            <w:rStyle w:val="Lienhypertexte"/>
            <w:rFonts w:ascii="Segoe UI" w:hAnsi="Segoe UI" w:cs="Segoe UI"/>
            <w:b/>
            <w:bCs/>
            <w:color w:val="464C5C"/>
            <w:sz w:val="21"/>
            <w:szCs w:val="21"/>
          </w:rPr>
          <w:t>Public</w:t>
        </w:r>
      </w:hyperlink>
    </w:p>
    <w:p w:rsidR="00A95930" w:rsidRDefault="00A95930" w:rsidP="00A95930">
      <w:pPr>
        <w:pStyle w:val="NormalWeb"/>
        <w:shd w:val="clear" w:color="auto" w:fill="FFFFFF"/>
        <w:spacing w:before="0" w:beforeAutospacing="0" w:after="180" w:afterAutospacing="0" w:line="408" w:lineRule="atLeast"/>
        <w:rPr>
          <w:rFonts w:ascii="Segoe UI" w:hAnsi="Segoe UI" w:cs="Segoe UI"/>
          <w:color w:val="000000"/>
          <w:sz w:val="21"/>
          <w:szCs w:val="21"/>
        </w:rPr>
      </w:pPr>
      <w:r>
        <w:rPr>
          <w:rStyle w:val="lev"/>
          <w:rFonts w:ascii="Segoe UI" w:hAnsi="Segoe UI" w:cs="Segoe UI"/>
          <w:color w:val="000000"/>
          <w:sz w:val="21"/>
          <w:szCs w:val="21"/>
        </w:rPr>
        <w:t>Première visualisation de données indexées</w:t>
      </w:r>
      <w:r>
        <w:rPr>
          <w:rFonts w:ascii="Segoe UI" w:hAnsi="Segoe UI" w:cs="Segoe UI"/>
          <w:color w:val="000000"/>
          <w:sz w:val="21"/>
          <w:szCs w:val="21"/>
        </w:rPr>
        <w:br/>
        <w:t>A ce stade</w:t>
      </w:r>
    </w:p>
    <w:p w:rsidR="00A95930" w:rsidRDefault="00A95930" w:rsidP="00A95930">
      <w:pPr>
        <w:numPr>
          <w:ilvl w:val="0"/>
          <w:numId w:val="44"/>
        </w:numPr>
        <w:shd w:val="clear" w:color="auto" w:fill="FFFFFF"/>
        <w:spacing w:after="0" w:line="408" w:lineRule="atLeast"/>
        <w:ind w:left="450"/>
        <w:rPr>
          <w:rFonts w:ascii="Segoe UI" w:hAnsi="Segoe UI" w:cs="Segoe UI"/>
          <w:color w:val="000000"/>
          <w:sz w:val="21"/>
          <w:szCs w:val="21"/>
        </w:rPr>
      </w:pPr>
      <w:proofErr w:type="gramStart"/>
      <w:r>
        <w:rPr>
          <w:rFonts w:ascii="Segoe UI" w:hAnsi="Segoe UI" w:cs="Segoe UI"/>
          <w:color w:val="000000"/>
          <w:sz w:val="21"/>
          <w:szCs w:val="21"/>
        </w:rPr>
        <w:t>vous</w:t>
      </w:r>
      <w:proofErr w:type="gramEnd"/>
      <w:r>
        <w:rPr>
          <w:rFonts w:ascii="Segoe UI" w:hAnsi="Segoe UI" w:cs="Segoe UI"/>
          <w:color w:val="000000"/>
          <w:sz w:val="21"/>
          <w:szCs w:val="21"/>
        </w:rPr>
        <w:t xml:space="preserve"> avez indexé des données dans elasticsearch</w:t>
      </w:r>
    </w:p>
    <w:p w:rsidR="00A95930" w:rsidRDefault="00A95930" w:rsidP="00A95930">
      <w:pPr>
        <w:numPr>
          <w:ilvl w:val="0"/>
          <w:numId w:val="44"/>
        </w:numPr>
        <w:shd w:val="clear" w:color="auto" w:fill="FFFFFF"/>
        <w:spacing w:after="0" w:line="408" w:lineRule="atLeast"/>
        <w:ind w:left="450"/>
        <w:rPr>
          <w:rFonts w:ascii="Segoe UI" w:hAnsi="Segoe UI" w:cs="Segoe UI"/>
          <w:color w:val="000000"/>
          <w:sz w:val="21"/>
          <w:szCs w:val="21"/>
        </w:rPr>
      </w:pPr>
      <w:proofErr w:type="gramStart"/>
      <w:r>
        <w:rPr>
          <w:rFonts w:ascii="Segoe UI" w:hAnsi="Segoe UI" w:cs="Segoe UI"/>
          <w:color w:val="000000"/>
          <w:sz w:val="21"/>
          <w:szCs w:val="21"/>
        </w:rPr>
        <w:t>vous</w:t>
      </w:r>
      <w:proofErr w:type="gramEnd"/>
      <w:r>
        <w:rPr>
          <w:rFonts w:ascii="Segoe UI" w:hAnsi="Segoe UI" w:cs="Segoe UI"/>
          <w:color w:val="000000"/>
          <w:sz w:val="21"/>
          <w:szCs w:val="21"/>
        </w:rPr>
        <w:t xml:space="preserve"> avez créer l'index pattern Kibana en utilisant l'alias regroupant les index à visualiser</w:t>
      </w:r>
    </w:p>
    <w:p w:rsidR="00A95930" w:rsidRDefault="00A95930" w:rsidP="00A95930">
      <w:pPr>
        <w:pStyle w:val="NormalWeb"/>
        <w:shd w:val="clear" w:color="auto" w:fill="FFFFFF"/>
        <w:spacing w:before="0" w:beforeAutospacing="0" w:after="180" w:afterAutospacing="0" w:line="408" w:lineRule="atLeast"/>
        <w:rPr>
          <w:rFonts w:ascii="Segoe UI" w:hAnsi="Segoe UI" w:cs="Segoe UI"/>
          <w:color w:val="000000"/>
          <w:sz w:val="21"/>
          <w:szCs w:val="21"/>
        </w:rPr>
      </w:pPr>
      <w:r>
        <w:rPr>
          <w:rStyle w:val="lev"/>
          <w:rFonts w:ascii="Segoe UI" w:hAnsi="Segoe UI" w:cs="Segoe UI"/>
          <w:color w:val="000000"/>
          <w:sz w:val="21"/>
          <w:szCs w:val="21"/>
        </w:rPr>
        <w:t>Le Discover Kibana vous permet maintenant de visualiser le contenu de l'index elasticsearch à partir de l'index pattern Kibana.</w:t>
      </w:r>
    </w:p>
    <w:p w:rsidR="00A95930" w:rsidRDefault="00A95930" w:rsidP="00A95930">
      <w:pPr>
        <w:numPr>
          <w:ilvl w:val="0"/>
          <w:numId w:val="45"/>
        </w:numPr>
        <w:shd w:val="clear" w:color="auto" w:fill="FFFFFF"/>
        <w:spacing w:after="0" w:line="408" w:lineRule="atLeast"/>
        <w:ind w:left="450"/>
        <w:rPr>
          <w:rFonts w:ascii="Segoe UI" w:hAnsi="Segoe UI" w:cs="Segoe UI"/>
          <w:color w:val="000000"/>
          <w:sz w:val="21"/>
          <w:szCs w:val="21"/>
        </w:rPr>
      </w:pPr>
      <w:r>
        <w:rPr>
          <w:rFonts w:ascii="Segoe UI" w:hAnsi="Segoe UI" w:cs="Segoe UI"/>
          <w:color w:val="000000"/>
          <w:sz w:val="21"/>
          <w:szCs w:val="21"/>
        </w:rPr>
        <w:t>Cliquer sur Discover dans la console ECE</w:t>
      </w:r>
    </w:p>
    <w:p w:rsidR="00A95930" w:rsidRDefault="00A95930" w:rsidP="00A95930">
      <w:pPr>
        <w:shd w:val="clear" w:color="auto" w:fill="FFFFFF"/>
        <w:spacing w:line="408" w:lineRule="atLeast"/>
        <w:rPr>
          <w:rFonts w:ascii="Segoe UI" w:hAnsi="Segoe UI" w:cs="Segoe UI"/>
          <w:color w:val="000000"/>
          <w:sz w:val="21"/>
          <w:szCs w:val="21"/>
        </w:rPr>
      </w:pPr>
      <w:r>
        <w:rPr>
          <w:rFonts w:ascii="Segoe UI" w:hAnsi="Segoe UI" w:cs="Segoe UI"/>
          <w:noProof/>
          <w:color w:val="136CB2"/>
          <w:sz w:val="21"/>
          <w:szCs w:val="21"/>
          <w:bdr w:val="single" w:sz="18" w:space="0" w:color="FFFFFF" w:frame="1"/>
          <w:lang w:eastAsia="fr-FR"/>
        </w:rPr>
        <w:drawing>
          <wp:inline distT="0" distB="0" distL="0" distR="0">
            <wp:extent cx="2098040" cy="1280160"/>
            <wp:effectExtent l="0" t="0" r="0" b="0"/>
            <wp:docPr id="49" name="Image 49" descr="http://elzudeggscas.yres.ytech/file/data/p42rwn62zihg2kutkn3t/PHID-FILE-u2zsb2xrtsib5wknlnd5/preview-image.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elzudeggscas.yres.ytech/file/data/p42rwn62zihg2kutkn3t/PHID-FILE-u2zsb2xrtsib5wknlnd5/preview-image.png">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98040" cy="1280160"/>
                    </a:xfrm>
                    <a:prstGeom prst="rect">
                      <a:avLst/>
                    </a:prstGeom>
                    <a:noFill/>
                    <a:ln>
                      <a:noFill/>
                    </a:ln>
                  </pic:spPr>
                </pic:pic>
              </a:graphicData>
            </a:graphic>
          </wp:inline>
        </w:drawing>
      </w:r>
    </w:p>
    <w:p w:rsidR="00A95930" w:rsidRDefault="00A95930" w:rsidP="00A95930">
      <w:pPr>
        <w:numPr>
          <w:ilvl w:val="0"/>
          <w:numId w:val="46"/>
        </w:numPr>
        <w:shd w:val="clear" w:color="auto" w:fill="FFFFFF"/>
        <w:spacing w:after="0" w:line="408" w:lineRule="atLeast"/>
        <w:ind w:left="450"/>
        <w:rPr>
          <w:rFonts w:ascii="Segoe UI" w:hAnsi="Segoe UI" w:cs="Segoe UI"/>
          <w:color w:val="000000"/>
          <w:sz w:val="21"/>
          <w:szCs w:val="21"/>
        </w:rPr>
      </w:pPr>
      <w:r>
        <w:rPr>
          <w:rFonts w:ascii="Segoe UI" w:hAnsi="Segoe UI" w:cs="Segoe UI"/>
          <w:color w:val="000000"/>
          <w:sz w:val="21"/>
          <w:szCs w:val="21"/>
        </w:rPr>
        <w:t xml:space="preserve">Sélectionner l'index pattern que vous avez </w:t>
      </w:r>
      <w:proofErr w:type="gramStart"/>
      <w:r>
        <w:rPr>
          <w:rFonts w:ascii="Segoe UI" w:hAnsi="Segoe UI" w:cs="Segoe UI"/>
          <w:color w:val="000000"/>
          <w:sz w:val="21"/>
          <w:szCs w:val="21"/>
        </w:rPr>
        <w:t>créer</w:t>
      </w:r>
      <w:proofErr w:type="gramEnd"/>
      <w:r>
        <w:rPr>
          <w:rFonts w:ascii="Segoe UI" w:hAnsi="Segoe UI" w:cs="Segoe UI"/>
          <w:color w:val="000000"/>
          <w:sz w:val="21"/>
          <w:szCs w:val="21"/>
        </w:rPr>
        <w:t>, dans la liste déroulante des index pattern disponible.</w:t>
      </w:r>
    </w:p>
    <w:p w:rsidR="00A95930" w:rsidRDefault="00A95930" w:rsidP="00A95930">
      <w:pPr>
        <w:pStyle w:val="NormalWeb"/>
        <w:shd w:val="clear" w:color="auto" w:fill="FFFFFF"/>
        <w:spacing w:before="0" w:beforeAutospacing="0" w:after="180" w:afterAutospacing="0" w:line="408" w:lineRule="atLeast"/>
        <w:rPr>
          <w:rFonts w:ascii="Segoe UI" w:hAnsi="Segoe UI" w:cs="Segoe UI"/>
          <w:color w:val="000000"/>
          <w:sz w:val="21"/>
          <w:szCs w:val="21"/>
        </w:rPr>
      </w:pPr>
      <w:r>
        <w:rPr>
          <w:rStyle w:val="Accentuation"/>
          <w:rFonts w:ascii="Segoe UI" w:eastAsiaTheme="majorEastAsia" w:hAnsi="Segoe UI" w:cs="Segoe UI"/>
          <w:color w:val="000000"/>
          <w:sz w:val="21"/>
          <w:szCs w:val="21"/>
        </w:rPr>
        <w:t>Noter que seuls les index pattern créés dans votre Espace kibana sont visibles dans cette liste</w:t>
      </w:r>
    </w:p>
    <w:p w:rsidR="00A95930" w:rsidRDefault="00A95930" w:rsidP="00A95930">
      <w:pPr>
        <w:shd w:val="clear" w:color="auto" w:fill="FFFFFF"/>
        <w:spacing w:line="408" w:lineRule="atLeast"/>
        <w:rPr>
          <w:rFonts w:ascii="Segoe UI" w:hAnsi="Segoe UI" w:cs="Segoe UI"/>
          <w:color w:val="000000"/>
          <w:sz w:val="21"/>
          <w:szCs w:val="21"/>
        </w:rPr>
      </w:pPr>
      <w:r>
        <w:rPr>
          <w:rFonts w:ascii="Segoe UI" w:hAnsi="Segoe UI" w:cs="Segoe UI"/>
          <w:noProof/>
          <w:color w:val="136CB2"/>
          <w:sz w:val="21"/>
          <w:szCs w:val="21"/>
          <w:bdr w:val="single" w:sz="18" w:space="0" w:color="FFFFFF" w:frame="1"/>
          <w:lang w:eastAsia="fr-FR"/>
        </w:rPr>
        <w:drawing>
          <wp:inline distT="0" distB="0" distL="0" distR="0">
            <wp:extent cx="2098040" cy="1020445"/>
            <wp:effectExtent l="0" t="0" r="0" b="8255"/>
            <wp:docPr id="48" name="Image 48" descr="http://elzudeggscas.yres.ytech/file/data/ynvb4on4uxkeqdfjtghm/PHID-FILE-k7m6rgyvf4r2bjvzjj5g/preview-image.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elzudeggscas.yres.ytech/file/data/ynvb4on4uxkeqdfjtghm/PHID-FILE-k7m6rgyvf4r2bjvzjj5g/preview-image.pn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98040" cy="1020445"/>
                    </a:xfrm>
                    <a:prstGeom prst="rect">
                      <a:avLst/>
                    </a:prstGeom>
                    <a:noFill/>
                    <a:ln>
                      <a:noFill/>
                    </a:ln>
                  </pic:spPr>
                </pic:pic>
              </a:graphicData>
            </a:graphic>
          </wp:inline>
        </w:drawing>
      </w:r>
    </w:p>
    <w:p w:rsidR="00A95930" w:rsidRDefault="00A95930" w:rsidP="00A95930">
      <w:pPr>
        <w:numPr>
          <w:ilvl w:val="0"/>
          <w:numId w:val="47"/>
        </w:numPr>
        <w:shd w:val="clear" w:color="auto" w:fill="FFFFFF"/>
        <w:spacing w:after="0" w:line="408" w:lineRule="atLeast"/>
        <w:ind w:left="450"/>
        <w:rPr>
          <w:rFonts w:ascii="Segoe UI" w:hAnsi="Segoe UI" w:cs="Segoe UI"/>
          <w:color w:val="000000"/>
          <w:sz w:val="21"/>
          <w:szCs w:val="21"/>
        </w:rPr>
      </w:pPr>
      <w:r>
        <w:rPr>
          <w:rFonts w:ascii="Segoe UI" w:hAnsi="Segoe UI" w:cs="Segoe UI"/>
          <w:color w:val="000000"/>
          <w:sz w:val="21"/>
          <w:szCs w:val="21"/>
        </w:rPr>
        <w:t xml:space="preserve">Sélectionner le ou </w:t>
      </w:r>
      <w:proofErr w:type="gramStart"/>
      <w:r>
        <w:rPr>
          <w:rFonts w:ascii="Segoe UI" w:hAnsi="Segoe UI" w:cs="Segoe UI"/>
          <w:color w:val="000000"/>
          <w:sz w:val="21"/>
          <w:szCs w:val="21"/>
        </w:rPr>
        <w:t>les critère</w:t>
      </w:r>
      <w:proofErr w:type="gramEnd"/>
      <w:r>
        <w:rPr>
          <w:rFonts w:ascii="Segoe UI" w:hAnsi="Segoe UI" w:cs="Segoe UI"/>
          <w:color w:val="000000"/>
          <w:sz w:val="21"/>
          <w:szCs w:val="21"/>
        </w:rPr>
        <w:t xml:space="preserve"> date de sélection des index, en cohérence avec les dates des logs produites dans l'index</w:t>
      </w:r>
    </w:p>
    <w:p w:rsidR="00A95930" w:rsidRDefault="00A95930" w:rsidP="00A95930">
      <w:pPr>
        <w:shd w:val="clear" w:color="auto" w:fill="FFFFFF"/>
        <w:spacing w:line="408" w:lineRule="atLeast"/>
        <w:rPr>
          <w:rFonts w:ascii="Segoe UI" w:hAnsi="Segoe UI" w:cs="Segoe UI"/>
          <w:color w:val="000000"/>
          <w:sz w:val="21"/>
          <w:szCs w:val="21"/>
        </w:rPr>
      </w:pPr>
      <w:r>
        <w:rPr>
          <w:rFonts w:ascii="Segoe UI" w:hAnsi="Segoe UI" w:cs="Segoe UI"/>
          <w:noProof/>
          <w:color w:val="136CB2"/>
          <w:sz w:val="21"/>
          <w:szCs w:val="21"/>
          <w:lang w:eastAsia="fr-FR"/>
        </w:rPr>
        <w:lastRenderedPageBreak/>
        <w:drawing>
          <wp:inline distT="0" distB="0" distL="0" distR="0">
            <wp:extent cx="5803900" cy="6169660"/>
            <wp:effectExtent l="0" t="0" r="6350" b="2540"/>
            <wp:docPr id="47" name="Image 47" descr="http://elzudeggscas.yres.ytech/file/data/xz7itjlrntidyeyueaeb/PHID-FILE-yppl7y6wtms2o7nvu5u7/image.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elzudeggscas.yres.ytech/file/data/xz7itjlrntidyeyueaeb/PHID-FILE-yppl7y6wtms2o7nvu5u7/image.pn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803900" cy="6169660"/>
                    </a:xfrm>
                    <a:prstGeom prst="rect">
                      <a:avLst/>
                    </a:prstGeom>
                    <a:noFill/>
                    <a:ln>
                      <a:noFill/>
                    </a:ln>
                  </pic:spPr>
                </pic:pic>
              </a:graphicData>
            </a:graphic>
          </wp:inline>
        </w:drawing>
      </w:r>
    </w:p>
    <w:p w:rsidR="00A95930" w:rsidRDefault="00A95930" w:rsidP="00A95930">
      <w:pPr>
        <w:numPr>
          <w:ilvl w:val="0"/>
          <w:numId w:val="48"/>
        </w:numPr>
        <w:shd w:val="clear" w:color="auto" w:fill="FFFFFF"/>
        <w:spacing w:after="0" w:line="408" w:lineRule="atLeast"/>
        <w:ind w:left="450"/>
        <w:rPr>
          <w:rFonts w:ascii="Segoe UI" w:hAnsi="Segoe UI" w:cs="Segoe UI"/>
          <w:color w:val="000000"/>
          <w:sz w:val="21"/>
          <w:szCs w:val="21"/>
        </w:rPr>
      </w:pPr>
      <w:r>
        <w:rPr>
          <w:rFonts w:ascii="Segoe UI" w:hAnsi="Segoe UI" w:cs="Segoe UI"/>
          <w:color w:val="000000"/>
          <w:sz w:val="21"/>
          <w:szCs w:val="21"/>
        </w:rPr>
        <w:t>Voici un exemple de ce que vous pouvez obtenir</w:t>
      </w:r>
    </w:p>
    <w:p w:rsidR="00A95930" w:rsidRDefault="00A95930" w:rsidP="00A95930">
      <w:pPr>
        <w:shd w:val="clear" w:color="auto" w:fill="FFFFFF"/>
        <w:spacing w:line="408" w:lineRule="atLeast"/>
        <w:rPr>
          <w:rFonts w:ascii="Segoe UI" w:hAnsi="Segoe UI" w:cs="Segoe UI"/>
          <w:color w:val="000000"/>
          <w:sz w:val="21"/>
          <w:szCs w:val="21"/>
        </w:rPr>
      </w:pPr>
      <w:r>
        <w:rPr>
          <w:rFonts w:ascii="Segoe UI" w:hAnsi="Segoe UI" w:cs="Segoe UI"/>
          <w:noProof/>
          <w:color w:val="136CB2"/>
          <w:sz w:val="21"/>
          <w:szCs w:val="21"/>
          <w:lang w:eastAsia="fr-FR"/>
        </w:rPr>
        <w:lastRenderedPageBreak/>
        <w:drawing>
          <wp:inline distT="0" distB="0" distL="0" distR="0">
            <wp:extent cx="14312900" cy="7257415"/>
            <wp:effectExtent l="0" t="0" r="0" b="635"/>
            <wp:docPr id="46" name="Image 46" descr="http://elzudeggscas.yres.ytech/file/data/thza576axqhg5l2esnoi/PHID-FILE-aemibejnkiziokb3os2r/image.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elzudeggscas.yres.ytech/file/data/thza576axqhg5l2esnoi/PHID-FILE-aemibejnkiziokb3os2r/image.pn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312900" cy="7257415"/>
                    </a:xfrm>
                    <a:prstGeom prst="rect">
                      <a:avLst/>
                    </a:prstGeom>
                    <a:noFill/>
                    <a:ln>
                      <a:noFill/>
                    </a:ln>
                  </pic:spPr>
                </pic:pic>
              </a:graphicData>
            </a:graphic>
          </wp:inline>
        </w:drawing>
      </w:r>
    </w:p>
    <w:p w:rsidR="00A95930" w:rsidRDefault="00A95930" w:rsidP="00A95930">
      <w:pPr>
        <w:pStyle w:val="NormalWeb"/>
        <w:shd w:val="clear" w:color="auto" w:fill="FFFFFF"/>
        <w:spacing w:before="0" w:beforeAutospacing="0" w:after="180" w:afterAutospacing="0" w:line="408" w:lineRule="atLeast"/>
        <w:rPr>
          <w:rFonts w:ascii="Segoe UI" w:hAnsi="Segoe UI" w:cs="Segoe UI"/>
          <w:color w:val="000000"/>
          <w:sz w:val="21"/>
          <w:szCs w:val="21"/>
        </w:rPr>
      </w:pPr>
      <w:r>
        <w:rPr>
          <w:rStyle w:val="lev"/>
          <w:rFonts w:ascii="Segoe UI" w:hAnsi="Segoe UI" w:cs="Segoe UI"/>
          <w:color w:val="000000"/>
          <w:sz w:val="21"/>
          <w:szCs w:val="21"/>
        </w:rPr>
        <w:t>Vous pouvez maintenant visualiser les logs, les analyser, faire des filtres, exporter les données, sauvegarde vos critères de recherche pour une utilisation ultérieure,...</w:t>
      </w:r>
      <w:r>
        <w:rPr>
          <w:rFonts w:ascii="Segoe UI" w:hAnsi="Segoe UI" w:cs="Segoe UI"/>
          <w:b/>
          <w:bCs/>
          <w:color w:val="000000"/>
          <w:sz w:val="21"/>
          <w:szCs w:val="21"/>
        </w:rPr>
        <w:br/>
      </w:r>
      <w:r>
        <w:rPr>
          <w:rStyle w:val="lev"/>
          <w:rFonts w:ascii="Segoe UI" w:hAnsi="Segoe UI" w:cs="Segoe UI"/>
          <w:color w:val="000000"/>
          <w:sz w:val="21"/>
          <w:szCs w:val="21"/>
        </w:rPr>
        <w:t>Je vous laisse découvrir l'ensemble des fonctionnalités disponibles du discover à travers le lien ci-dessous :</w:t>
      </w:r>
    </w:p>
    <w:p w:rsidR="00A95930" w:rsidRDefault="00A95930" w:rsidP="00A95930">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Création d'une Visualization</w:t>
      </w:r>
    </w:p>
    <w:p w:rsidR="00A95930" w:rsidRDefault="00A95930" w:rsidP="00A95930">
      <w:pPr>
        <w:rPr>
          <w:rFonts w:ascii="Segoe UI" w:hAnsi="Segoe UI" w:cs="Segoe UI"/>
          <w:b/>
          <w:bCs/>
          <w:color w:val="000000"/>
          <w:sz w:val="36"/>
          <w:szCs w:val="36"/>
          <w:shd w:val="clear" w:color="auto" w:fill="FFFFFF"/>
        </w:rPr>
      </w:pP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Une visualization permet de créer des objets graphiques constitués de requêtes jouées sur l'index-pattern que vous aurez sélectionné</w:t>
      </w:r>
      <w:r w:rsidRPr="00A95930">
        <w:rPr>
          <w:rFonts w:ascii="Segoe UI" w:eastAsia="Times New Roman" w:hAnsi="Segoe UI" w:cs="Segoe UI"/>
          <w:color w:val="000000"/>
          <w:sz w:val="21"/>
          <w:szCs w:val="21"/>
          <w:lang w:eastAsia="fr-FR"/>
        </w:rPr>
        <w:br/>
        <w:t>C'est à partir de Visualizations que vous pourrez constituer un DashBoard.</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Vous pouvez en créer de nature différente</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lang w:eastAsia="fr-FR"/>
        </w:rPr>
        <w:drawing>
          <wp:inline distT="0" distB="0" distL="0" distR="0">
            <wp:extent cx="7729220" cy="6073775"/>
            <wp:effectExtent l="0" t="0" r="5080" b="3175"/>
            <wp:docPr id="53" name="Image 53" descr="http://elzudeggscas.yres.ytech/file/data/nxw3yyd7azurx52gpmr6/PHID-FILE-mn5bnic5ssgjyz7mdp6j/image.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elzudeggscas.yres.ytech/file/data/nxw3yyd7azurx52gpmr6/PHID-FILE-mn5bnic5ssgjyz7mdp6j/image.pn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729220" cy="6073775"/>
                    </a:xfrm>
                    <a:prstGeom prst="rect">
                      <a:avLst/>
                    </a:prstGeom>
                    <a:noFill/>
                    <a:ln>
                      <a:noFill/>
                    </a:ln>
                  </pic:spPr>
                </pic:pic>
              </a:graphicData>
            </a:graphic>
          </wp:inline>
        </w:drawing>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En voici un exemple fait sur la base d'un Vertical bar à partir des données de l'index pattern al_mup_p0000_access_pfcc</w:t>
      </w:r>
      <w:r w:rsidRPr="00A95930">
        <w:rPr>
          <w:rFonts w:ascii="Segoe UI" w:eastAsia="Times New Roman" w:hAnsi="Segoe UI" w:cs="Segoe UI"/>
          <w:color w:val="000000"/>
          <w:sz w:val="21"/>
          <w:szCs w:val="21"/>
          <w:lang w:eastAsia="fr-FR"/>
        </w:rPr>
        <w:br/>
        <w:t>La Visualization montre la répartition du nombre de logs par intervalle de 10 m, il s'agit d'une agrégation basique axée sur le @timestamp des logs.</w:t>
      </w:r>
      <w:r w:rsidRPr="00A95930">
        <w:rPr>
          <w:rFonts w:ascii="Segoe UI" w:eastAsia="Times New Roman" w:hAnsi="Segoe UI" w:cs="Segoe UI"/>
          <w:color w:val="000000"/>
          <w:sz w:val="21"/>
          <w:szCs w:val="21"/>
          <w:lang w:eastAsia="fr-FR"/>
        </w:rPr>
        <w:br/>
        <w:t>Vous pouvez en imaginer d'autres....</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Respect de la Normalisation des objets</w:t>
      </w:r>
      <w:r w:rsidRPr="00A95930">
        <w:rPr>
          <w:rFonts w:ascii="Segoe UI" w:eastAsia="Times New Roman" w:hAnsi="Segoe UI" w:cs="Segoe UI"/>
          <w:color w:val="000000"/>
          <w:sz w:val="21"/>
          <w:szCs w:val="21"/>
          <w:lang w:eastAsia="fr-FR"/>
        </w:rPr>
        <w:br/>
        <w:t>Lorsque vous sauvegarderez votre visualization, respecter la norme de nommage suivante.</w:t>
      </w:r>
      <w:r w:rsidRPr="00A95930">
        <w:rPr>
          <w:rFonts w:ascii="Segoe UI" w:eastAsia="Times New Roman" w:hAnsi="Segoe UI" w:cs="Segoe UI"/>
          <w:color w:val="000000"/>
          <w:sz w:val="21"/>
          <w:szCs w:val="21"/>
          <w:lang w:eastAsia="fr-FR"/>
        </w:rPr>
        <w:br/>
      </w:r>
      <w:r w:rsidRPr="00A95930">
        <w:rPr>
          <w:rFonts w:ascii="Segoe UI" w:eastAsia="Times New Roman" w:hAnsi="Segoe UI" w:cs="Segoe UI"/>
          <w:color w:val="000000"/>
          <w:sz w:val="21"/>
          <w:szCs w:val="21"/>
          <w:lang w:eastAsia="fr-FR"/>
        </w:rPr>
        <w:lastRenderedPageBreak/>
        <w:t>N'oubliez-pas que la visualization porte sur un index pattern, lui-même lié à un alias</w:t>
      </w:r>
      <w:r w:rsidRPr="00A95930">
        <w:rPr>
          <w:rFonts w:ascii="Segoe UI" w:eastAsia="Times New Roman" w:hAnsi="Segoe UI" w:cs="Segoe UI"/>
          <w:color w:val="000000"/>
          <w:sz w:val="21"/>
          <w:szCs w:val="21"/>
          <w:lang w:eastAsia="fr-FR"/>
        </w:rPr>
        <w:br/>
        <w:t>La partie libellé est libre soyez explicite, car si dans un même espace vous êtes plusieurs à développer des visualizations, il va falloir vous y retrouver par la suite.</w:t>
      </w:r>
      <w:r w:rsidRPr="00A95930">
        <w:rPr>
          <w:rFonts w:ascii="Segoe UI" w:eastAsia="Times New Roman" w:hAnsi="Segoe UI" w:cs="Segoe UI"/>
          <w:color w:val="000000"/>
          <w:sz w:val="21"/>
          <w:szCs w:val="21"/>
          <w:lang w:eastAsia="fr-FR"/>
        </w:rPr>
        <w:br/>
        <w:t>Vous devez aussi penser à ceux qui vont utiliser vos visualizations dans les Dashboards...</w:t>
      </w:r>
      <w:r w:rsidRPr="00A95930">
        <w:rPr>
          <w:rFonts w:ascii="Segoe UI" w:eastAsia="Times New Roman" w:hAnsi="Segoe UI" w:cs="Segoe UI"/>
          <w:color w:val="000000"/>
          <w:sz w:val="21"/>
          <w:szCs w:val="21"/>
          <w:lang w:eastAsia="fr-FR"/>
        </w:rPr>
        <w:br/>
      </w:r>
      <w:r w:rsidRPr="00A95930">
        <w:rPr>
          <w:rFonts w:ascii="Segoe UI" w:eastAsia="Times New Roman" w:hAnsi="Segoe UI" w:cs="Segoe UI"/>
          <w:i/>
          <w:iCs/>
          <w:color w:val="000000"/>
          <w:sz w:val="21"/>
          <w:szCs w:val="21"/>
          <w:lang w:eastAsia="fr-FR"/>
        </w:rPr>
        <w:t>C'est une recommandation qui nous a été donnée par la Squad COMCLI lors du POC ELK</w:t>
      </w:r>
    </w:p>
    <w:tbl>
      <w:tblPr>
        <w:tblW w:w="0" w:type="auto"/>
        <w:tblCellSpacing w:w="15" w:type="dxa"/>
        <w:shd w:val="clear" w:color="auto" w:fill="BFCFDA"/>
        <w:tblCellMar>
          <w:top w:w="15" w:type="dxa"/>
          <w:left w:w="15" w:type="dxa"/>
          <w:bottom w:w="15" w:type="dxa"/>
          <w:right w:w="15" w:type="dxa"/>
        </w:tblCellMar>
        <w:tblLook w:val="04A0" w:firstRow="1" w:lastRow="0" w:firstColumn="1" w:lastColumn="0" w:noHBand="0" w:noVBand="1"/>
      </w:tblPr>
      <w:tblGrid>
        <w:gridCol w:w="2260"/>
        <w:gridCol w:w="6812"/>
      </w:tblGrid>
      <w:tr w:rsidR="00A95930" w:rsidRPr="00A95930" w:rsidTr="00A95930">
        <w:trPr>
          <w:tblCellSpacing w:w="15" w:type="dxa"/>
        </w:trPr>
        <w:tc>
          <w:tcPr>
            <w:tcW w:w="0" w:type="auto"/>
            <w:tcBorders>
              <w:top w:val="nil"/>
              <w:left w:val="nil"/>
              <w:bottom w:val="nil"/>
              <w:right w:val="nil"/>
            </w:tcBorders>
            <w:shd w:val="clear" w:color="auto" w:fill="F8F9FC"/>
            <w:tcMar>
              <w:top w:w="60" w:type="dxa"/>
              <w:left w:w="90" w:type="dxa"/>
              <w:bottom w:w="60" w:type="dxa"/>
              <w:right w:w="90" w:type="dxa"/>
            </w:tcMar>
            <w:hideMark/>
          </w:tcPr>
          <w:p w:rsidR="00A95930" w:rsidRPr="00A95930" w:rsidRDefault="00A95930" w:rsidP="00A95930">
            <w:pPr>
              <w:spacing w:after="0" w:line="240" w:lineRule="auto"/>
              <w:rPr>
                <w:rFonts w:ascii="Times New Roman" w:eastAsia="Times New Roman" w:hAnsi="Times New Roman" w:cs="Times New Roman"/>
                <w:b/>
                <w:bCs/>
                <w:sz w:val="24"/>
                <w:szCs w:val="24"/>
                <w:lang w:eastAsia="fr-FR"/>
              </w:rPr>
            </w:pPr>
            <w:r w:rsidRPr="00A95930">
              <w:rPr>
                <w:rFonts w:ascii="Times New Roman" w:eastAsia="Times New Roman" w:hAnsi="Times New Roman" w:cs="Times New Roman"/>
                <w:b/>
                <w:bCs/>
                <w:sz w:val="24"/>
                <w:szCs w:val="24"/>
                <w:lang w:eastAsia="fr-FR"/>
              </w:rPr>
              <w:t>norme Visualization</w:t>
            </w:r>
          </w:p>
        </w:tc>
        <w:tc>
          <w:tcPr>
            <w:tcW w:w="0" w:type="auto"/>
            <w:tcBorders>
              <w:top w:val="nil"/>
              <w:left w:val="nil"/>
              <w:bottom w:val="nil"/>
              <w:right w:val="nil"/>
            </w:tcBorders>
            <w:shd w:val="clear" w:color="auto" w:fill="F8F9FC"/>
            <w:tcMar>
              <w:top w:w="60" w:type="dxa"/>
              <w:left w:w="90" w:type="dxa"/>
              <w:bottom w:w="60" w:type="dxa"/>
              <w:right w:w="90" w:type="dxa"/>
            </w:tcMar>
            <w:hideMark/>
          </w:tcPr>
          <w:p w:rsidR="00A95930" w:rsidRPr="00A95930" w:rsidRDefault="00A95930" w:rsidP="00A95930">
            <w:pPr>
              <w:spacing w:after="0" w:line="240" w:lineRule="auto"/>
              <w:rPr>
                <w:rFonts w:ascii="Times New Roman" w:eastAsia="Times New Roman" w:hAnsi="Times New Roman" w:cs="Times New Roman"/>
                <w:b/>
                <w:bCs/>
                <w:sz w:val="24"/>
                <w:szCs w:val="24"/>
                <w:lang w:eastAsia="fr-FR"/>
              </w:rPr>
            </w:pPr>
            <w:r w:rsidRPr="00A95930">
              <w:rPr>
                <w:rFonts w:ascii="Times New Roman" w:eastAsia="Times New Roman" w:hAnsi="Times New Roman" w:cs="Times New Roman"/>
                <w:b/>
                <w:bCs/>
                <w:sz w:val="24"/>
                <w:szCs w:val="24"/>
                <w:lang w:eastAsia="fr-FR"/>
              </w:rPr>
              <w:t>Description</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vk_[adabo]_[libelle]</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si votre visualization porte sur un adabo, par exemple mup10</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vk_[env]_[libelle]</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si votre visualization porte sur l'ensemble des adabo, par exemple mup, mup10, mup20, mup30, mup40</w:t>
            </w:r>
          </w:p>
        </w:tc>
      </w:tr>
      <w:tr w:rsidR="00A95930" w:rsidRPr="00A95930" w:rsidTr="00A95930">
        <w:trPr>
          <w:tblCellSpacing w:w="15" w:type="dxa"/>
        </w:trPr>
        <w:tc>
          <w:tcPr>
            <w:tcW w:w="0" w:type="auto"/>
            <w:shd w:val="clear" w:color="auto" w:fill="BFCFDA"/>
            <w:vAlign w:val="cente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p>
        </w:tc>
        <w:tc>
          <w:tcPr>
            <w:tcW w:w="0" w:type="auto"/>
            <w:shd w:val="clear" w:color="auto" w:fill="BFCFDA"/>
            <w:vAlign w:val="center"/>
            <w:hideMark/>
          </w:tcPr>
          <w:p w:rsidR="00A95930" w:rsidRPr="00A95930" w:rsidRDefault="00A95930" w:rsidP="00A95930">
            <w:pPr>
              <w:spacing w:after="0" w:line="240" w:lineRule="auto"/>
              <w:rPr>
                <w:rFonts w:ascii="Times New Roman" w:eastAsia="Times New Roman" w:hAnsi="Times New Roman" w:cs="Times New Roman"/>
                <w:sz w:val="20"/>
                <w:szCs w:val="20"/>
                <w:lang w:eastAsia="fr-FR"/>
              </w:rPr>
            </w:pPr>
          </w:p>
        </w:tc>
      </w:tr>
    </w:tbl>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N'oubliez-pas que la visualization porte sur un index pattern, lui-même lié à un alias</w:t>
      </w:r>
      <w:r w:rsidRPr="00A95930">
        <w:rPr>
          <w:rFonts w:ascii="Segoe UI" w:eastAsia="Times New Roman" w:hAnsi="Segoe UI" w:cs="Segoe UI"/>
          <w:color w:val="000000"/>
          <w:sz w:val="21"/>
          <w:szCs w:val="21"/>
          <w:lang w:eastAsia="fr-FR"/>
        </w:rPr>
        <w:br/>
        <w:t>exemple possible :</w:t>
      </w:r>
      <w:r w:rsidRPr="00A95930">
        <w:rPr>
          <w:rFonts w:ascii="Segoe UI" w:eastAsia="Times New Roman" w:hAnsi="Segoe UI" w:cs="Segoe UI"/>
          <w:color w:val="000000"/>
          <w:sz w:val="21"/>
          <w:szCs w:val="21"/>
          <w:lang w:eastAsia="fr-FR"/>
        </w:rPr>
        <w:br/>
        <w:t>vk_mup_p00000_pfcc_access_verticalBar_Repartition_NbreHit_10m</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lang w:eastAsia="fr-FR"/>
        </w:rPr>
        <w:lastRenderedPageBreak/>
        <w:drawing>
          <wp:inline distT="0" distB="0" distL="0" distR="0">
            <wp:extent cx="17806670" cy="9230360"/>
            <wp:effectExtent l="0" t="0" r="5080" b="8890"/>
            <wp:docPr id="52" name="Image 52" descr="http://elzudeggscas.yres.ytech/file/data/b6mxawwrqsb65oxvqybd/PHID-FILE-72xum3hsklymdbwpj5uh/image.p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elzudeggscas.yres.ytech/file/data/b6mxawwrqsb65oxvqybd/PHID-FILE-72xum3hsklymdbwpj5uh/image.pn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7806670" cy="9230360"/>
                    </a:xfrm>
                    <a:prstGeom prst="rect">
                      <a:avLst/>
                    </a:prstGeom>
                    <a:noFill/>
                    <a:ln>
                      <a:noFill/>
                    </a:ln>
                  </pic:spPr>
                </pic:pic>
              </a:graphicData>
            </a:graphic>
          </wp:inline>
        </w:drawing>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lastRenderedPageBreak/>
        <w:t>Le management des objets kibana sera hautement simplifié par la normalisation</w:t>
      </w:r>
    </w:p>
    <w:p w:rsidR="00A95930" w:rsidRPr="00A95930" w:rsidRDefault="00A95930" w:rsidP="00A95930">
      <w:pPr>
        <w:numPr>
          <w:ilvl w:val="0"/>
          <w:numId w:val="49"/>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Cliquer sur Saved objects</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lang w:eastAsia="fr-FR"/>
        </w:rPr>
        <w:drawing>
          <wp:inline distT="0" distB="0" distL="0" distR="0">
            <wp:extent cx="1395730" cy="875665"/>
            <wp:effectExtent l="0" t="0" r="0" b="635"/>
            <wp:docPr id="51" name="Image 51" descr="http://elzudeggscas.yres.ytech/file/data/3q3bhp2qx2wmkfjicowu/PHID-FILE-fbxi5fnlupd3okeyo2lu/image.pn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elzudeggscas.yres.ytech/file/data/3q3bhp2qx2wmkfjicowu/PHID-FILE-fbxi5fnlupd3okeyo2lu/image.png">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95730" cy="875665"/>
                    </a:xfrm>
                    <a:prstGeom prst="rect">
                      <a:avLst/>
                    </a:prstGeom>
                    <a:noFill/>
                    <a:ln>
                      <a:noFill/>
                    </a:ln>
                  </pic:spPr>
                </pic:pic>
              </a:graphicData>
            </a:graphic>
          </wp:inline>
        </w:drawing>
      </w:r>
    </w:p>
    <w:p w:rsidR="00A95930" w:rsidRPr="00A95930" w:rsidRDefault="00A95930" w:rsidP="00A95930">
      <w:pPr>
        <w:numPr>
          <w:ilvl w:val="0"/>
          <w:numId w:val="50"/>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Rechercher les visualizations par le préfixe vk ou bien par le nom complet ou partiel de l'objet</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Un nommage correct de l'objet permet sa bonne identification</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lang w:eastAsia="fr-FR"/>
        </w:rPr>
        <w:drawing>
          <wp:inline distT="0" distB="0" distL="0" distR="0">
            <wp:extent cx="11569700" cy="3301365"/>
            <wp:effectExtent l="0" t="0" r="0" b="0"/>
            <wp:docPr id="50" name="Image 50" descr="http://elzudeggscas.yres.ytech/file/data/7eqcutve22d5hvn2cbqz/PHID-FILE-v7cliuzlklv5nwpuqz6l/image.pn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elzudeggscas.yres.ytech/file/data/7eqcutve22d5hvn2cbqz/PHID-FILE-v7cliuzlklv5nwpuqz6l/image.pn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1569700" cy="3301365"/>
                    </a:xfrm>
                    <a:prstGeom prst="rect">
                      <a:avLst/>
                    </a:prstGeom>
                    <a:noFill/>
                    <a:ln>
                      <a:noFill/>
                    </a:ln>
                  </pic:spPr>
                </pic:pic>
              </a:graphicData>
            </a:graphic>
          </wp:inline>
        </w:drawing>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Pour de plus amples informations référez-vous au site suivant :</w:t>
      </w:r>
    </w:p>
    <w:p w:rsidR="00A95930" w:rsidRDefault="00A95930" w:rsidP="00A95930"/>
    <w:p w:rsidR="00A95930" w:rsidRDefault="00A95930" w:rsidP="00A95930">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M - Création d'un Dashboard</w:t>
      </w:r>
    </w:p>
    <w:p w:rsidR="00A95930" w:rsidRDefault="00A95930" w:rsidP="00A95930">
      <w:pPr>
        <w:rPr>
          <w:rFonts w:ascii="Segoe UI" w:hAnsi="Segoe UI" w:cs="Segoe UI"/>
          <w:b/>
          <w:bCs/>
          <w:color w:val="000000"/>
          <w:sz w:val="36"/>
          <w:szCs w:val="36"/>
          <w:shd w:val="clear" w:color="auto" w:fill="FFFFFF"/>
        </w:rPr>
      </w:pP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b/>
          <w:bCs/>
          <w:color w:val="000000"/>
          <w:sz w:val="21"/>
          <w:szCs w:val="21"/>
          <w:lang w:eastAsia="fr-FR"/>
        </w:rPr>
        <w:t>Création d'un DashBoards à partir de vos Visualizations</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Les DashBoards sont composés de Visualizations</w:t>
      </w:r>
      <w:r w:rsidRPr="00A95930">
        <w:rPr>
          <w:rFonts w:ascii="Segoe UI" w:eastAsia="Times New Roman" w:hAnsi="Segoe UI" w:cs="Segoe UI"/>
          <w:color w:val="000000"/>
          <w:sz w:val="21"/>
          <w:szCs w:val="21"/>
          <w:lang w:eastAsia="fr-FR"/>
        </w:rPr>
        <w:br/>
        <w:t>Si vous vous sentez l'âme d'un Picasso, vous pourrez aussi construire des Canvas personnalisés de toutes pièces, avec l'image de l'entrprise, le designe que vous souhaitez....</w:t>
      </w:r>
    </w:p>
    <w:p w:rsidR="00A95930" w:rsidRPr="00A95930" w:rsidRDefault="00A95930" w:rsidP="00A95930">
      <w:pPr>
        <w:numPr>
          <w:ilvl w:val="0"/>
          <w:numId w:val="51"/>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Pour construire un DashBoard :</w:t>
      </w:r>
    </w:p>
    <w:p w:rsidR="00A95930" w:rsidRPr="00A95930" w:rsidRDefault="00A95930" w:rsidP="00A95930">
      <w:pPr>
        <w:numPr>
          <w:ilvl w:val="0"/>
          <w:numId w:val="51"/>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Cliquer sur DashBoard</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bdr w:val="single" w:sz="18" w:space="0" w:color="FFFFFF" w:frame="1"/>
          <w:lang w:eastAsia="fr-FR"/>
        </w:rPr>
        <w:lastRenderedPageBreak/>
        <w:drawing>
          <wp:inline distT="0" distB="0" distL="0" distR="0">
            <wp:extent cx="2133600" cy="533400"/>
            <wp:effectExtent l="0" t="0" r="0" b="0"/>
            <wp:docPr id="60" name="Image 60" descr="http://elzudeggscas.yres.ytech/file/data/i6gpixys2mvcf535hmut/PHID-FILE-fbk6wq5d2c5ry6yynqai/preview-image.pn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elzudeggscas.yres.ytech/file/data/i6gpixys2mvcf535hmut/PHID-FILE-fbk6wq5d2c5ry6yynqai/preview-image.png">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133600" cy="533400"/>
                    </a:xfrm>
                    <a:prstGeom prst="rect">
                      <a:avLst/>
                    </a:prstGeom>
                    <a:noFill/>
                    <a:ln>
                      <a:noFill/>
                    </a:ln>
                  </pic:spPr>
                </pic:pic>
              </a:graphicData>
            </a:graphic>
          </wp:inline>
        </w:drawing>
      </w:r>
    </w:p>
    <w:p w:rsidR="00A95930" w:rsidRPr="00A95930" w:rsidRDefault="00A95930" w:rsidP="00A95930">
      <w:pPr>
        <w:numPr>
          <w:ilvl w:val="0"/>
          <w:numId w:val="52"/>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Cliquer sur create new DashBoard</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bdr w:val="single" w:sz="18" w:space="0" w:color="FFFFFF" w:frame="1"/>
          <w:lang w:eastAsia="fr-FR"/>
        </w:rPr>
        <w:drawing>
          <wp:inline distT="0" distB="0" distL="0" distR="0">
            <wp:extent cx="2133600" cy="533400"/>
            <wp:effectExtent l="0" t="0" r="0" b="0"/>
            <wp:docPr id="59" name="Image 59" descr="http://elzudeggscas.yres.ytech/file/data/bucgsdnnvzm63gsv22r5/PHID-FILE-bv73jeohqctvsutxcnxx/preview-image.pn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elzudeggscas.yres.ytech/file/data/bucgsdnnvzm63gsv22r5/PHID-FILE-bv73jeohqctvsutxcnxx/preview-image.pn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133600" cy="533400"/>
                    </a:xfrm>
                    <a:prstGeom prst="rect">
                      <a:avLst/>
                    </a:prstGeom>
                    <a:noFill/>
                    <a:ln>
                      <a:noFill/>
                    </a:ln>
                  </pic:spPr>
                </pic:pic>
              </a:graphicData>
            </a:graphic>
          </wp:inline>
        </w:drawing>
      </w:r>
    </w:p>
    <w:p w:rsidR="00A95930" w:rsidRPr="00A95930" w:rsidRDefault="00A95930" w:rsidP="00A95930">
      <w:pPr>
        <w:numPr>
          <w:ilvl w:val="0"/>
          <w:numId w:val="53"/>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Vous pouvez à présent importer des Visualizations en cliquant sur Add</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bdr w:val="single" w:sz="18" w:space="0" w:color="FFFFFF" w:frame="1"/>
          <w:lang w:eastAsia="fr-FR"/>
        </w:rPr>
        <w:drawing>
          <wp:inline distT="0" distB="0" distL="0" distR="0">
            <wp:extent cx="2133600" cy="533400"/>
            <wp:effectExtent l="0" t="0" r="0" b="0"/>
            <wp:docPr id="58" name="Image 58" descr="http://elzudeggscas.yres.ytech/file/data/yqy4sapki5ltjaoqcnw2/PHID-FILE-nh342z32w2tkvhbmvm47/preview-image.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elzudeggscas.yres.ytech/file/data/yqy4sapki5ltjaoqcnw2/PHID-FILE-nh342z32w2tkvhbmvm47/preview-image.pn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133600" cy="533400"/>
                    </a:xfrm>
                    <a:prstGeom prst="rect">
                      <a:avLst/>
                    </a:prstGeom>
                    <a:noFill/>
                    <a:ln>
                      <a:noFill/>
                    </a:ln>
                  </pic:spPr>
                </pic:pic>
              </a:graphicData>
            </a:graphic>
          </wp:inline>
        </w:drawing>
      </w:r>
    </w:p>
    <w:p w:rsidR="00A95930" w:rsidRPr="00A95930" w:rsidRDefault="00A95930" w:rsidP="00A95930">
      <w:pPr>
        <w:numPr>
          <w:ilvl w:val="0"/>
          <w:numId w:val="54"/>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Sélectionner les visualizations que vous souhaitez ajouter à votre dashBoards</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Exemple :</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lang w:eastAsia="fr-FR"/>
        </w:rPr>
        <w:drawing>
          <wp:inline distT="0" distB="0" distL="0" distR="0">
            <wp:extent cx="8991600" cy="1752600"/>
            <wp:effectExtent l="0" t="0" r="0" b="0"/>
            <wp:docPr id="57" name="Image 57" descr="http://elzudeggscas.yres.ytech/file/data/qou55ju6dtvfnbuyqt6z/PHID-FILE-43lbck6on7wpl7guvs6j/image.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elzudeggscas.yres.ytech/file/data/qou55ju6dtvfnbuyqt6z/PHID-FILE-43lbck6on7wpl7guvs6j/image.pn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991600" cy="1752600"/>
                    </a:xfrm>
                    <a:prstGeom prst="rect">
                      <a:avLst/>
                    </a:prstGeom>
                    <a:noFill/>
                    <a:ln>
                      <a:noFill/>
                    </a:ln>
                  </pic:spPr>
                </pic:pic>
              </a:graphicData>
            </a:graphic>
          </wp:inline>
        </w:drawing>
      </w:r>
    </w:p>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Segoe UI" w:eastAsia="Times New Roman" w:hAnsi="Segoe UI" w:cs="Segoe UI"/>
          <w:color w:val="000000"/>
          <w:sz w:val="21"/>
          <w:szCs w:val="21"/>
          <w:shd w:val="clear" w:color="auto" w:fill="FFFFFF"/>
          <w:lang w:eastAsia="fr-FR"/>
        </w:rPr>
        <w:t>}</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lang w:eastAsia="fr-FR"/>
        </w:rPr>
        <w:lastRenderedPageBreak/>
        <w:drawing>
          <wp:inline distT="0" distB="0" distL="0" distR="0">
            <wp:extent cx="8991600" cy="5715000"/>
            <wp:effectExtent l="0" t="0" r="0" b="0"/>
            <wp:docPr id="56" name="Image 56" descr="http://elzudeggscas.yres.ytech/file/data/epvsy2j77qpoalz6a6of/PHID-FILE-7lvd227ot7rewzll5qqm/image.pn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elzudeggscas.yres.ytech/file/data/epvsy2j77qpoalz6a6of/PHID-FILE-7lvd227ot7rewzll5qqm/image.pn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8991600" cy="5715000"/>
                    </a:xfrm>
                    <a:prstGeom prst="rect">
                      <a:avLst/>
                    </a:prstGeom>
                    <a:noFill/>
                    <a:ln>
                      <a:noFill/>
                    </a:ln>
                  </pic:spPr>
                </pic:pic>
              </a:graphicData>
            </a:graphic>
          </wp:inline>
        </w:drawing>
      </w:r>
    </w:p>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Segoe UI" w:eastAsia="Times New Roman" w:hAnsi="Segoe UI" w:cs="Segoe UI"/>
          <w:color w:val="000000"/>
          <w:sz w:val="21"/>
          <w:szCs w:val="21"/>
          <w:shd w:val="clear" w:color="auto" w:fill="FFFFFF"/>
          <w:lang w:eastAsia="fr-FR"/>
        </w:rPr>
        <w:t>}</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Le Titre de la Visualization n'est pas très friendly car par défaut c'est le nom de l'objet, rassurez-vous vous pouvez le modifier</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lang w:eastAsia="fr-FR"/>
        </w:rPr>
        <w:lastRenderedPageBreak/>
        <w:drawing>
          <wp:inline distT="0" distB="0" distL="0" distR="0">
            <wp:extent cx="9067800" cy="5334000"/>
            <wp:effectExtent l="0" t="0" r="0" b="0"/>
            <wp:docPr id="55" name="Image 55" descr="http://elzudeggscas.yres.ytech/file/data/ol4hrx44f5stgzcnyc3d/PHID-FILE-rg4cufsk2apslemby7em/image.pn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elzudeggscas.yres.ytech/file/data/ol4hrx44f5stgzcnyc3d/PHID-FILE-rg4cufsk2apslemby7em/image.png">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067800" cy="5334000"/>
                    </a:xfrm>
                    <a:prstGeom prst="rect">
                      <a:avLst/>
                    </a:prstGeom>
                    <a:noFill/>
                    <a:ln>
                      <a:noFill/>
                    </a:ln>
                  </pic:spPr>
                </pic:pic>
              </a:graphicData>
            </a:graphic>
          </wp:inline>
        </w:drawing>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Lorsque vous avez finalisé votre Dashboard, vous devez le sauvegarder en respectant la norme ci-dessous, l'objectif étant de pouvoir les retrouver facilement par la suite</w:t>
      </w:r>
    </w:p>
    <w:tbl>
      <w:tblPr>
        <w:tblW w:w="0" w:type="auto"/>
        <w:tblCellSpacing w:w="15" w:type="dxa"/>
        <w:shd w:val="clear" w:color="auto" w:fill="BFCFDA"/>
        <w:tblCellMar>
          <w:top w:w="15" w:type="dxa"/>
          <w:left w:w="15" w:type="dxa"/>
          <w:bottom w:w="15" w:type="dxa"/>
          <w:right w:w="15" w:type="dxa"/>
        </w:tblCellMar>
        <w:tblLook w:val="04A0" w:firstRow="1" w:lastRow="0" w:firstColumn="1" w:lastColumn="0" w:noHBand="0" w:noVBand="1"/>
      </w:tblPr>
      <w:tblGrid>
        <w:gridCol w:w="2198"/>
        <w:gridCol w:w="6874"/>
      </w:tblGrid>
      <w:tr w:rsidR="00A95930" w:rsidRPr="00A95930" w:rsidTr="00A95930">
        <w:trPr>
          <w:tblCellSpacing w:w="15" w:type="dxa"/>
        </w:trPr>
        <w:tc>
          <w:tcPr>
            <w:tcW w:w="0" w:type="auto"/>
            <w:tcBorders>
              <w:top w:val="nil"/>
              <w:left w:val="nil"/>
              <w:bottom w:val="nil"/>
              <w:right w:val="nil"/>
            </w:tcBorders>
            <w:shd w:val="clear" w:color="auto" w:fill="F8F9FC"/>
            <w:tcMar>
              <w:top w:w="60" w:type="dxa"/>
              <w:left w:w="90" w:type="dxa"/>
              <w:bottom w:w="60" w:type="dxa"/>
              <w:right w:w="90" w:type="dxa"/>
            </w:tcMar>
            <w:hideMark/>
          </w:tcPr>
          <w:p w:rsidR="00A95930" w:rsidRPr="00A95930" w:rsidRDefault="00A95930" w:rsidP="00A95930">
            <w:pPr>
              <w:spacing w:after="0" w:line="240" w:lineRule="auto"/>
              <w:rPr>
                <w:rFonts w:ascii="Times New Roman" w:eastAsia="Times New Roman" w:hAnsi="Times New Roman" w:cs="Times New Roman"/>
                <w:b/>
                <w:bCs/>
                <w:sz w:val="24"/>
                <w:szCs w:val="24"/>
                <w:lang w:eastAsia="fr-FR"/>
              </w:rPr>
            </w:pPr>
            <w:r w:rsidRPr="00A95930">
              <w:rPr>
                <w:rFonts w:ascii="Times New Roman" w:eastAsia="Times New Roman" w:hAnsi="Times New Roman" w:cs="Times New Roman"/>
                <w:b/>
                <w:bCs/>
                <w:sz w:val="24"/>
                <w:szCs w:val="24"/>
                <w:lang w:eastAsia="fr-FR"/>
              </w:rPr>
              <w:t>Norme proposée</w:t>
            </w:r>
          </w:p>
        </w:tc>
        <w:tc>
          <w:tcPr>
            <w:tcW w:w="0" w:type="auto"/>
            <w:tcBorders>
              <w:top w:val="nil"/>
              <w:left w:val="nil"/>
              <w:bottom w:val="nil"/>
              <w:right w:val="nil"/>
            </w:tcBorders>
            <w:shd w:val="clear" w:color="auto" w:fill="F8F9FC"/>
            <w:tcMar>
              <w:top w:w="60" w:type="dxa"/>
              <w:left w:w="90" w:type="dxa"/>
              <w:bottom w:w="60" w:type="dxa"/>
              <w:right w:w="90" w:type="dxa"/>
            </w:tcMar>
            <w:hideMark/>
          </w:tcPr>
          <w:p w:rsidR="00A95930" w:rsidRPr="00A95930" w:rsidRDefault="00A95930" w:rsidP="00A95930">
            <w:pPr>
              <w:spacing w:after="0" w:line="240" w:lineRule="auto"/>
              <w:rPr>
                <w:rFonts w:ascii="Times New Roman" w:eastAsia="Times New Roman" w:hAnsi="Times New Roman" w:cs="Times New Roman"/>
                <w:b/>
                <w:bCs/>
                <w:sz w:val="24"/>
                <w:szCs w:val="24"/>
                <w:lang w:eastAsia="fr-FR"/>
              </w:rPr>
            </w:pPr>
            <w:r w:rsidRPr="00A95930">
              <w:rPr>
                <w:rFonts w:ascii="Times New Roman" w:eastAsia="Times New Roman" w:hAnsi="Times New Roman" w:cs="Times New Roman"/>
                <w:b/>
                <w:bCs/>
                <w:sz w:val="24"/>
                <w:szCs w:val="24"/>
                <w:lang w:eastAsia="fr-FR"/>
              </w:rPr>
              <w:t>Description</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dh_[adabo]_[libelle]</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Commence par dh pour dashboard, mettre adabo permet d'identifier la branche d'exécution</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dh_[env]_[libelle]</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dh pour dashboard, mettre env, mup par exemple si le dashboard concerne toutes les branches d'un environnement</w:t>
            </w:r>
          </w:p>
        </w:tc>
      </w:tr>
      <w:tr w:rsidR="00A95930" w:rsidRPr="00A95930" w:rsidTr="00A95930">
        <w:trPr>
          <w:tblCellSpacing w:w="15" w:type="dxa"/>
        </w:trPr>
        <w:tc>
          <w:tcPr>
            <w:tcW w:w="0" w:type="auto"/>
            <w:shd w:val="clear" w:color="auto" w:fill="BFCFDA"/>
            <w:vAlign w:val="cente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p>
        </w:tc>
        <w:tc>
          <w:tcPr>
            <w:tcW w:w="0" w:type="auto"/>
            <w:shd w:val="clear" w:color="auto" w:fill="BFCFDA"/>
            <w:vAlign w:val="center"/>
            <w:hideMark/>
          </w:tcPr>
          <w:p w:rsidR="00A95930" w:rsidRPr="00A95930" w:rsidRDefault="00A95930" w:rsidP="00A95930">
            <w:pPr>
              <w:spacing w:after="0" w:line="240" w:lineRule="auto"/>
              <w:rPr>
                <w:rFonts w:ascii="Times New Roman" w:eastAsia="Times New Roman" w:hAnsi="Times New Roman" w:cs="Times New Roman"/>
                <w:sz w:val="20"/>
                <w:szCs w:val="20"/>
                <w:lang w:eastAsia="fr-FR"/>
              </w:rPr>
            </w:pPr>
          </w:p>
        </w:tc>
      </w:tr>
    </w:tbl>
    <w:p w:rsidR="00A95930" w:rsidRPr="00A95930" w:rsidRDefault="00A95930" w:rsidP="00A95930">
      <w:pPr>
        <w:shd w:val="clear" w:color="auto" w:fill="FFFFFF"/>
        <w:spacing w:after="240" w:line="240" w:lineRule="auto"/>
        <w:rPr>
          <w:rFonts w:ascii="Segoe UI" w:eastAsia="Times New Roman" w:hAnsi="Segoe UI" w:cs="Segoe UI"/>
          <w:color w:val="000000"/>
          <w:sz w:val="21"/>
          <w:szCs w:val="21"/>
          <w:lang w:eastAsia="fr-FR"/>
        </w:rPr>
      </w:pPr>
      <w:r w:rsidRPr="00A95930">
        <w:rPr>
          <w:rFonts w:ascii="Segoe UI" w:eastAsia="Times New Roman" w:hAnsi="Segoe UI" w:cs="Segoe UI"/>
          <w:i/>
          <w:iCs/>
          <w:color w:val="000000"/>
          <w:sz w:val="21"/>
          <w:szCs w:val="21"/>
          <w:lang w:eastAsia="fr-FR"/>
        </w:rPr>
        <w:t xml:space="preserve">NB : Nous essayons d'appliquer cette normalisation, dans les faits il faut voir si elle s'avère pratique à l'usage, car les dashboards peuvent être diffusés plus largement hors de la squad. Un nom parlant </w:t>
      </w:r>
      <w:proofErr w:type="gramStart"/>
      <w:r w:rsidRPr="00A95930">
        <w:rPr>
          <w:rFonts w:ascii="Segoe UI" w:eastAsia="Times New Roman" w:hAnsi="Segoe UI" w:cs="Segoe UI"/>
          <w:i/>
          <w:iCs/>
          <w:color w:val="000000"/>
          <w:sz w:val="21"/>
          <w:szCs w:val="21"/>
          <w:lang w:eastAsia="fr-FR"/>
        </w:rPr>
        <w:t>peut être</w:t>
      </w:r>
      <w:proofErr w:type="gramEnd"/>
      <w:r w:rsidRPr="00A95930">
        <w:rPr>
          <w:rFonts w:ascii="Segoe UI" w:eastAsia="Times New Roman" w:hAnsi="Segoe UI" w:cs="Segoe UI"/>
          <w:i/>
          <w:iCs/>
          <w:color w:val="000000"/>
          <w:sz w:val="21"/>
          <w:szCs w:val="21"/>
          <w:lang w:eastAsia="fr-FR"/>
        </w:rPr>
        <w:t xml:space="preserve"> plus pratique pour la communication</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bdr w:val="single" w:sz="18" w:space="0" w:color="FFFFFF" w:frame="1"/>
          <w:lang w:eastAsia="fr-FR"/>
        </w:rPr>
        <w:lastRenderedPageBreak/>
        <w:drawing>
          <wp:inline distT="0" distB="0" distL="0" distR="0">
            <wp:extent cx="1676400" cy="2133600"/>
            <wp:effectExtent l="0" t="0" r="0" b="0"/>
            <wp:docPr id="54" name="Image 54" descr="http://elzudeggscas.yres.ytech/file/data/5ljtzp6c3lqikpawkwjs/PHID-FILE-7rawoo3mx2ievi24umbs/preview-image.png">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elzudeggscas.yres.ytech/file/data/5ljtzp6c3lqikpawkwjs/PHID-FILE-7rawoo3mx2ievi24umbs/preview-image.png">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676400" cy="2133600"/>
                    </a:xfrm>
                    <a:prstGeom prst="rect">
                      <a:avLst/>
                    </a:prstGeom>
                    <a:noFill/>
                    <a:ln>
                      <a:noFill/>
                    </a:ln>
                  </pic:spPr>
                </pic:pic>
              </a:graphicData>
            </a:graphic>
          </wp:inline>
        </w:drawing>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Pour de plus amples informations référez-vous au site suivant :</w:t>
      </w:r>
    </w:p>
    <w:p w:rsidR="00A95930" w:rsidRDefault="00A95930" w:rsidP="00A95930"/>
    <w:p w:rsidR="00A95930" w:rsidRDefault="00A95930" w:rsidP="00A95930"/>
    <w:p w:rsidR="00A95930" w:rsidRDefault="00A95930" w:rsidP="00A95930">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N- Exemple De Requête Rest Elasticsearch</w:t>
      </w:r>
    </w:p>
    <w:p w:rsidR="00A95930" w:rsidRDefault="00A95930" w:rsidP="00A95930">
      <w:pPr>
        <w:rPr>
          <w:rFonts w:ascii="Segoe UI" w:hAnsi="Segoe UI" w:cs="Segoe UI"/>
          <w:b/>
          <w:bCs/>
          <w:color w:val="000000"/>
          <w:sz w:val="36"/>
          <w:szCs w:val="36"/>
          <w:shd w:val="clear" w:color="auto" w:fill="FFFFFF"/>
        </w:rPr>
      </w:pPr>
    </w:p>
    <w:p w:rsidR="00A95930" w:rsidRPr="00A95930" w:rsidRDefault="00A95930" w:rsidP="00A95930">
      <w:pPr>
        <w:shd w:val="clear" w:color="auto" w:fill="FFFFFF"/>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b/>
          <w:bCs/>
          <w:sz w:val="21"/>
          <w:szCs w:val="21"/>
          <w:lang w:eastAsia="fr-FR"/>
        </w:rPr>
        <w:t>Exemple de requêtes Rest Elasticsearch</w:t>
      </w:r>
    </w:p>
    <w:p w:rsidR="00A95930" w:rsidRPr="00A95930" w:rsidRDefault="00A95930" w:rsidP="00A95930">
      <w:pPr>
        <w:shd w:val="clear" w:color="auto" w:fill="FFFFFF"/>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t>Elasticsearch expose des Api Rest. Comme nous l'avons vu précédemment par exemple nous avons appelé cette API pour créer le template Index elasticsearch.</w:t>
      </w:r>
    </w:p>
    <w:p w:rsidR="00A95930" w:rsidRPr="00A95930" w:rsidRDefault="00A95930" w:rsidP="00A95930">
      <w:pPr>
        <w:shd w:val="clear" w:color="auto" w:fill="FFFFFF"/>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sz w:val="21"/>
          <w:szCs w:val="21"/>
          <w:lang w:eastAsia="fr-FR"/>
        </w:rPr>
        <w:t>Les exemples suivants portent</w:t>
      </w:r>
    </w:p>
    <w:p w:rsidR="00A95930" w:rsidRPr="00A95930" w:rsidRDefault="00A95930" w:rsidP="00A95930">
      <w:pPr>
        <w:numPr>
          <w:ilvl w:val="0"/>
          <w:numId w:val="55"/>
        </w:numPr>
        <w:shd w:val="clear" w:color="auto" w:fill="FFFFFF"/>
        <w:spacing w:after="0" w:line="408" w:lineRule="atLeast"/>
        <w:ind w:left="450"/>
        <w:rPr>
          <w:rFonts w:ascii="Times New Roman" w:eastAsia="Times New Roman" w:hAnsi="Times New Roman" w:cs="Times New Roman"/>
          <w:sz w:val="21"/>
          <w:szCs w:val="21"/>
          <w:lang w:eastAsia="fr-FR"/>
        </w:rPr>
      </w:pPr>
      <w:proofErr w:type="gramStart"/>
      <w:r w:rsidRPr="00A95930">
        <w:rPr>
          <w:rFonts w:ascii="Times New Roman" w:eastAsia="Times New Roman" w:hAnsi="Times New Roman" w:cs="Times New Roman"/>
          <w:sz w:val="21"/>
          <w:szCs w:val="21"/>
          <w:lang w:eastAsia="fr-FR"/>
        </w:rPr>
        <w:t>sur</w:t>
      </w:r>
      <w:proofErr w:type="gramEnd"/>
      <w:r w:rsidRPr="00A95930">
        <w:rPr>
          <w:rFonts w:ascii="Times New Roman" w:eastAsia="Times New Roman" w:hAnsi="Times New Roman" w:cs="Times New Roman"/>
          <w:sz w:val="21"/>
          <w:szCs w:val="21"/>
          <w:lang w:eastAsia="fr-FR"/>
        </w:rPr>
        <w:t xml:space="preserve"> des requêtes d'administration</w:t>
      </w:r>
    </w:p>
    <w:p w:rsidR="00A95930" w:rsidRPr="00A95930" w:rsidRDefault="00A95930" w:rsidP="00A95930">
      <w:pPr>
        <w:shd w:val="clear" w:color="auto" w:fill="FFFFFF"/>
        <w:spacing w:after="180" w:line="408" w:lineRule="atLeast"/>
        <w:rPr>
          <w:rFonts w:ascii="Times New Roman" w:eastAsia="Times New Roman" w:hAnsi="Times New Roman" w:cs="Times New Roman"/>
          <w:sz w:val="21"/>
          <w:szCs w:val="21"/>
          <w:lang w:eastAsia="fr-FR"/>
        </w:rPr>
      </w:pPr>
      <w:proofErr w:type="gramStart"/>
      <w:r w:rsidRPr="00A95930">
        <w:rPr>
          <w:rFonts w:ascii="Times New Roman" w:eastAsia="Times New Roman" w:hAnsi="Times New Roman" w:cs="Times New Roman"/>
          <w:sz w:val="21"/>
          <w:szCs w:val="21"/>
          <w:lang w:eastAsia="fr-FR"/>
        </w:rPr>
        <w:t>par</w:t>
      </w:r>
      <w:proofErr w:type="gramEnd"/>
      <w:r w:rsidRPr="00A95930">
        <w:rPr>
          <w:rFonts w:ascii="Times New Roman" w:eastAsia="Times New Roman" w:hAnsi="Times New Roman" w:cs="Times New Roman"/>
          <w:sz w:val="21"/>
          <w:szCs w:val="21"/>
          <w:lang w:eastAsia="fr-FR"/>
        </w:rPr>
        <w:t xml:space="preserve"> exemple lister les index associés à un alias, lister l'ensemble des index ou bien obtenir la description d'un template</w:t>
      </w:r>
    </w:p>
    <w:p w:rsidR="00A95930" w:rsidRPr="00A95930" w:rsidRDefault="00A95930" w:rsidP="00A95930">
      <w:pPr>
        <w:numPr>
          <w:ilvl w:val="0"/>
          <w:numId w:val="56"/>
        </w:numPr>
        <w:shd w:val="clear" w:color="auto" w:fill="FFFFFF"/>
        <w:spacing w:after="0" w:line="408" w:lineRule="atLeast"/>
        <w:ind w:left="450"/>
        <w:rPr>
          <w:rFonts w:ascii="Times New Roman" w:eastAsia="Times New Roman" w:hAnsi="Times New Roman" w:cs="Times New Roman"/>
          <w:sz w:val="21"/>
          <w:szCs w:val="21"/>
          <w:lang w:eastAsia="fr-FR"/>
        </w:rPr>
      </w:pPr>
      <w:proofErr w:type="gramStart"/>
      <w:r w:rsidRPr="00A95930">
        <w:rPr>
          <w:rFonts w:ascii="Times New Roman" w:eastAsia="Times New Roman" w:hAnsi="Times New Roman" w:cs="Times New Roman"/>
          <w:sz w:val="21"/>
          <w:szCs w:val="21"/>
          <w:lang w:eastAsia="fr-FR"/>
        </w:rPr>
        <w:t>sur</w:t>
      </w:r>
      <w:proofErr w:type="gramEnd"/>
      <w:r w:rsidRPr="00A95930">
        <w:rPr>
          <w:rFonts w:ascii="Times New Roman" w:eastAsia="Times New Roman" w:hAnsi="Times New Roman" w:cs="Times New Roman"/>
          <w:sz w:val="21"/>
          <w:szCs w:val="21"/>
          <w:lang w:eastAsia="fr-FR"/>
        </w:rPr>
        <w:t xml:space="preserve"> des requêtes de search</w:t>
      </w:r>
    </w:p>
    <w:p w:rsidR="00A95930" w:rsidRPr="00A95930" w:rsidRDefault="00A95930" w:rsidP="00A95930">
      <w:pPr>
        <w:shd w:val="clear" w:color="auto" w:fill="FFFFFF"/>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b/>
          <w:bCs/>
          <w:sz w:val="21"/>
          <w:szCs w:val="21"/>
          <w:lang w:eastAsia="fr-FR"/>
        </w:rPr>
        <w:t>Vous pourrez librement faire un copier/coller de ces requêtes dans la partie DevTool de Kibana afin de les utiliser après les avoir adaptées à vos besoins</w:t>
      </w:r>
    </w:p>
    <w:p w:rsidR="00A95930" w:rsidRPr="00A95930" w:rsidRDefault="00A95930" w:rsidP="00A95930">
      <w:pPr>
        <w:shd w:val="clear" w:color="auto" w:fill="FFFFFF"/>
        <w:spacing w:after="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noProof/>
          <w:color w:val="136CB2"/>
          <w:sz w:val="21"/>
          <w:szCs w:val="21"/>
          <w:bdr w:val="single" w:sz="18" w:space="0" w:color="FFFFFF" w:frame="1"/>
          <w:lang w:eastAsia="fr-FR"/>
        </w:rPr>
        <w:drawing>
          <wp:inline distT="0" distB="0" distL="0" distR="0">
            <wp:extent cx="2098040" cy="520065"/>
            <wp:effectExtent l="0" t="0" r="0" b="0"/>
            <wp:docPr id="63" name="Image 63" descr="http://elzudeggscas.yres.ytech/file/data/nwq3fkh3odq7cfefn5a4/PHID-FILE-mxpi5fnq2j4r24kjf4vv/preview-image.png">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elzudeggscas.yres.ytech/file/data/nwq3fkh3odq7cfefn5a4/PHID-FILE-mxpi5fnq2j4r24kjf4vv/preview-image.png">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098040" cy="520065"/>
                    </a:xfrm>
                    <a:prstGeom prst="rect">
                      <a:avLst/>
                    </a:prstGeom>
                    <a:noFill/>
                    <a:ln>
                      <a:noFill/>
                    </a:ln>
                  </pic:spPr>
                </pic:pic>
              </a:graphicData>
            </a:graphic>
          </wp:inline>
        </w:drawing>
      </w:r>
    </w:p>
    <w:p w:rsidR="00A95930" w:rsidRPr="00A95930" w:rsidRDefault="00A95930" w:rsidP="00A95930">
      <w:pPr>
        <w:shd w:val="clear" w:color="auto" w:fill="FFFFFF"/>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b/>
          <w:bCs/>
          <w:sz w:val="21"/>
          <w:szCs w:val="21"/>
          <w:lang w:eastAsia="fr-FR"/>
        </w:rPr>
        <w:t>Vous pourrez les exécuter directement dans l'UI ECE en cliquant sur la flèche (click to send request)</w:t>
      </w:r>
    </w:p>
    <w:p w:rsidR="00A95930" w:rsidRPr="00A95930" w:rsidRDefault="00A95930" w:rsidP="00A95930">
      <w:pPr>
        <w:shd w:val="clear" w:color="auto" w:fill="FFFFFF"/>
        <w:spacing w:after="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noProof/>
          <w:color w:val="136CB2"/>
          <w:sz w:val="21"/>
          <w:szCs w:val="21"/>
          <w:lang w:eastAsia="fr-FR"/>
        </w:rPr>
        <w:lastRenderedPageBreak/>
        <w:drawing>
          <wp:inline distT="0" distB="0" distL="0" distR="0">
            <wp:extent cx="11319510" cy="4417695"/>
            <wp:effectExtent l="0" t="0" r="0" b="1905"/>
            <wp:docPr id="62" name="Image 62" descr="http://elzudeggscas.yres.ytech/file/data/xtqsmeopmt5wtcwme3kh/PHID-FILE-edj45lz7fcu2ogrkfyor/image.png">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elzudeggscas.yres.ytech/file/data/xtqsmeopmt5wtcwme3kh/PHID-FILE-edj45lz7fcu2ogrkfyor/image.png">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319510" cy="4417695"/>
                    </a:xfrm>
                    <a:prstGeom prst="rect">
                      <a:avLst/>
                    </a:prstGeom>
                    <a:noFill/>
                    <a:ln>
                      <a:noFill/>
                    </a:ln>
                  </pic:spPr>
                </pic:pic>
              </a:graphicData>
            </a:graphic>
          </wp:inline>
        </w:drawing>
      </w:r>
    </w:p>
    <w:p w:rsidR="00A95930" w:rsidRPr="00A95930" w:rsidRDefault="00A95930" w:rsidP="00A95930">
      <w:pPr>
        <w:shd w:val="clear" w:color="auto" w:fill="FFFFFF"/>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b/>
          <w:bCs/>
          <w:sz w:val="21"/>
          <w:szCs w:val="21"/>
          <w:lang w:eastAsia="fr-FR"/>
        </w:rPr>
        <w:t>Vous pouvez également bien récuperer la requête dans un format cUrl en cliquant sur copy as cURL</w:t>
      </w:r>
      <w:r w:rsidRPr="00A95930">
        <w:rPr>
          <w:rFonts w:ascii="Times New Roman" w:eastAsia="Times New Roman" w:hAnsi="Times New Roman" w:cs="Times New Roman"/>
          <w:sz w:val="21"/>
          <w:szCs w:val="21"/>
          <w:lang w:eastAsia="fr-FR"/>
        </w:rPr>
        <w:br/>
      </w:r>
      <w:r w:rsidRPr="00A95930">
        <w:rPr>
          <w:rFonts w:ascii="Times New Roman" w:eastAsia="Times New Roman" w:hAnsi="Times New Roman" w:cs="Times New Roman"/>
          <w:b/>
          <w:bCs/>
          <w:sz w:val="21"/>
          <w:szCs w:val="21"/>
          <w:lang w:eastAsia="fr-FR"/>
        </w:rPr>
        <w:t>Vous pouvez accéder à la documentation de chaque ressource d'API en cliquant sur "Open Documentation"</w:t>
      </w:r>
    </w:p>
    <w:p w:rsidR="00A95930" w:rsidRPr="00A95930" w:rsidRDefault="00A95930" w:rsidP="00A95930">
      <w:pPr>
        <w:shd w:val="clear" w:color="auto" w:fill="FFFFFF"/>
        <w:spacing w:after="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noProof/>
          <w:color w:val="136CB2"/>
          <w:sz w:val="21"/>
          <w:szCs w:val="21"/>
          <w:lang w:eastAsia="fr-FR"/>
        </w:rPr>
        <w:drawing>
          <wp:inline distT="0" distB="0" distL="0" distR="0">
            <wp:extent cx="6073775" cy="1771015"/>
            <wp:effectExtent l="0" t="0" r="3175" b="635"/>
            <wp:docPr id="61" name="Image 61" descr="http://elzudeggscas.yres.ytech/file/data/ypl2szakqfqvy66rahjm/PHID-FILE-xewl7wqwcnwnz3jmsqjl/image.png">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elzudeggscas.yres.ytech/file/data/ypl2szakqfqvy66rahjm/PHID-FILE-xewl7wqwcnwnz3jmsqjl/image.png">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073775" cy="1771015"/>
                    </a:xfrm>
                    <a:prstGeom prst="rect">
                      <a:avLst/>
                    </a:prstGeom>
                    <a:noFill/>
                    <a:ln>
                      <a:noFill/>
                    </a:ln>
                  </pic:spPr>
                </pic:pic>
              </a:graphicData>
            </a:graphic>
          </wp:inline>
        </w:drawing>
      </w:r>
    </w:p>
    <w:p w:rsidR="00A95930" w:rsidRPr="00A95930" w:rsidRDefault="00A95930" w:rsidP="00A95930">
      <w:pPr>
        <w:shd w:val="clear" w:color="auto" w:fill="FFFFFF"/>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i/>
          <w:iCs/>
          <w:sz w:val="21"/>
          <w:szCs w:val="21"/>
          <w:lang w:eastAsia="fr-FR"/>
        </w:rPr>
        <w:t>Exemples de requêtes d'administration</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Voir tous les index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GET /_cat/</w:t>
      </w:r>
      <w:proofErr w:type="gramStart"/>
      <w:r w:rsidRPr="00A95930">
        <w:rPr>
          <w:rFonts w:ascii="Consolas" w:eastAsia="Times New Roman" w:hAnsi="Consolas" w:cs="Courier New"/>
          <w:color w:val="000000"/>
          <w:sz w:val="20"/>
          <w:szCs w:val="20"/>
          <w:lang w:eastAsia="fr-FR"/>
        </w:rPr>
        <w:t>indices?v</w:t>
      </w:r>
      <w:proofErr w:type="gramEnd"/>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Voir la définition d'un template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GET /_template/te_dev*</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Voir les templates au format tabulaire trié par nom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GET /_cat/</w:t>
      </w:r>
      <w:proofErr w:type="gramStart"/>
      <w:r w:rsidRPr="00A95930">
        <w:rPr>
          <w:rFonts w:ascii="Consolas" w:eastAsia="Times New Roman" w:hAnsi="Consolas" w:cs="Courier New"/>
          <w:color w:val="000000"/>
          <w:sz w:val="20"/>
          <w:szCs w:val="20"/>
          <w:lang w:eastAsia="fr-FR"/>
        </w:rPr>
        <w:t>templates?v</w:t>
      </w:r>
      <w:proofErr w:type="gramEnd"/>
      <w:r w:rsidRPr="00A95930">
        <w:rPr>
          <w:rFonts w:ascii="Consolas" w:eastAsia="Times New Roman" w:hAnsi="Consolas" w:cs="Courier New"/>
          <w:color w:val="000000"/>
          <w:sz w:val="20"/>
          <w:szCs w:val="20"/>
          <w:lang w:eastAsia="fr-FR"/>
        </w:rPr>
        <w:t>&amp;s=order:desc,index_patterns</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Voir les templates commençant par te*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lastRenderedPageBreak/>
        <w:t>GET /_template/te*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Supprimer le template [montemplate]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DELETE _template/[montemplate]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Voir les aliases commençant par mup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GET /_alias/al_mup*</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Voir les aliases commençant par mup :</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GET /_cat/aliases/al_mup10_p00000_access_pfcc</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GET /_alias/al_mup10_p00000_access_pfcc</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Voir la description des attributs des index associés à un Alias au format Tabulaire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POST _</w:t>
      </w:r>
      <w:proofErr w:type="gramStart"/>
      <w:r w:rsidRPr="00A95930">
        <w:rPr>
          <w:rFonts w:ascii="Consolas" w:eastAsia="Times New Roman" w:hAnsi="Consolas" w:cs="Courier New"/>
          <w:color w:val="000000"/>
          <w:sz w:val="20"/>
          <w:szCs w:val="20"/>
          <w:lang w:eastAsia="fr-FR"/>
        </w:rPr>
        <w:t>sql?format</w:t>
      </w:r>
      <w:proofErr w:type="gramEnd"/>
      <w:r w:rsidRPr="00A95930">
        <w:rPr>
          <w:rFonts w:ascii="Consolas" w:eastAsia="Times New Roman" w:hAnsi="Consolas" w:cs="Courier New"/>
          <w:color w:val="000000"/>
          <w:sz w:val="20"/>
          <w:szCs w:val="20"/>
          <w:lang w:eastAsia="fr-FR"/>
        </w:rPr>
        <w:t>=txt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"query</w:t>
      </w:r>
      <w:proofErr w:type="gramStart"/>
      <w:r w:rsidRPr="00A95930">
        <w:rPr>
          <w:rFonts w:ascii="Consolas" w:eastAsia="Times New Roman" w:hAnsi="Consolas" w:cs="Courier New"/>
          <w:color w:val="000000"/>
          <w:sz w:val="20"/>
          <w:szCs w:val="20"/>
          <w:lang w:eastAsia="fr-FR"/>
        </w:rPr>
        <w:t>":</w:t>
      </w:r>
      <w:proofErr w:type="gramEnd"/>
      <w:r w:rsidRPr="00A95930">
        <w:rPr>
          <w:rFonts w:ascii="Consolas" w:eastAsia="Times New Roman" w:hAnsi="Consolas" w:cs="Courier New"/>
          <w:color w:val="000000"/>
          <w:sz w:val="20"/>
          <w:szCs w:val="20"/>
          <w:lang w:eastAsia="fr-FR"/>
        </w:rPr>
        <w:t>"describe al_mup10_p00000_access_pfcc"</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w:t>
      </w:r>
    </w:p>
    <w:p w:rsidR="00A95930" w:rsidRPr="00A95930" w:rsidRDefault="00A95930" w:rsidP="00A95930">
      <w:pPr>
        <w:shd w:val="clear" w:color="auto" w:fill="FFFFFF"/>
        <w:spacing w:after="180" w:line="408" w:lineRule="atLeast"/>
        <w:rPr>
          <w:rFonts w:ascii="Times New Roman" w:eastAsia="Times New Roman" w:hAnsi="Times New Roman" w:cs="Times New Roman"/>
          <w:sz w:val="21"/>
          <w:szCs w:val="21"/>
          <w:lang w:eastAsia="fr-FR"/>
        </w:rPr>
      </w:pPr>
      <w:r w:rsidRPr="00A95930">
        <w:rPr>
          <w:rFonts w:ascii="Times New Roman" w:eastAsia="Times New Roman" w:hAnsi="Times New Roman" w:cs="Times New Roman"/>
          <w:i/>
          <w:iCs/>
          <w:sz w:val="21"/>
          <w:szCs w:val="21"/>
          <w:lang w:eastAsia="fr-FR"/>
        </w:rPr>
        <w:t>Exemple de requêtes de search</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POST _</w:t>
      </w:r>
      <w:proofErr w:type="gramStart"/>
      <w:r w:rsidRPr="00A95930">
        <w:rPr>
          <w:rFonts w:ascii="Consolas" w:eastAsia="Times New Roman" w:hAnsi="Consolas" w:cs="Courier New"/>
          <w:color w:val="000000"/>
          <w:sz w:val="20"/>
          <w:szCs w:val="20"/>
          <w:lang w:eastAsia="fr-FR"/>
        </w:rPr>
        <w:t>sql?format</w:t>
      </w:r>
      <w:proofErr w:type="gramEnd"/>
      <w:r w:rsidRPr="00A95930">
        <w:rPr>
          <w:rFonts w:ascii="Consolas" w:eastAsia="Times New Roman" w:hAnsi="Consolas" w:cs="Courier New"/>
          <w:color w:val="000000"/>
          <w:sz w:val="20"/>
          <w:szCs w:val="20"/>
          <w:lang w:eastAsia="fr-FR"/>
        </w:rPr>
        <w:t>=txt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"query</w:t>
      </w:r>
      <w:proofErr w:type="gramStart"/>
      <w:r w:rsidRPr="00A95930">
        <w:rPr>
          <w:rFonts w:ascii="Consolas" w:eastAsia="Times New Roman" w:hAnsi="Consolas" w:cs="Courier New"/>
          <w:color w:val="000000"/>
          <w:sz w:val="20"/>
          <w:szCs w:val="20"/>
          <w:lang w:eastAsia="fr-FR"/>
        </w:rPr>
        <w:t>":</w:t>
      </w:r>
      <w:proofErr w:type="gramEnd"/>
      <w:r w:rsidRPr="00A95930">
        <w:rPr>
          <w:rFonts w:ascii="Consolas" w:eastAsia="Times New Roman" w:hAnsi="Consolas" w:cs="Courier New"/>
          <w:color w:val="000000"/>
          <w:sz w:val="20"/>
          <w:szCs w:val="20"/>
          <w:lang w:eastAsia="fr-FR"/>
        </w:rPr>
        <w:t>"select \"@timestamp\"  from al_mup10_p00000_access_pfcc order by \"@timestamp\" asc"</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POST _sql/translate</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w:t>
      </w:r>
    </w:p>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 xml:space="preserve">  "query</w:t>
      </w:r>
      <w:proofErr w:type="gramStart"/>
      <w:r w:rsidRPr="00A95930">
        <w:rPr>
          <w:rFonts w:ascii="Consolas" w:eastAsia="Times New Roman" w:hAnsi="Consolas" w:cs="Courier New"/>
          <w:color w:val="000000"/>
          <w:sz w:val="20"/>
          <w:szCs w:val="20"/>
          <w:lang w:eastAsia="fr-FR"/>
        </w:rPr>
        <w:t>":</w:t>
      </w:r>
      <w:proofErr w:type="gramEnd"/>
      <w:r w:rsidRPr="00A95930">
        <w:rPr>
          <w:rFonts w:ascii="Consolas" w:eastAsia="Times New Roman" w:hAnsi="Consolas" w:cs="Courier New"/>
          <w:color w:val="000000"/>
          <w:sz w:val="20"/>
          <w:szCs w:val="20"/>
          <w:lang w:eastAsia="fr-FR"/>
        </w:rPr>
        <w:t>"select \"@timestamp\"  from al_mup10_p00000_access_pfcc order by \"@timestamp\" asc"</w:t>
      </w:r>
    </w:p>
    <w:p w:rsid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r w:rsidRPr="00A95930">
        <w:rPr>
          <w:rFonts w:ascii="Consolas" w:eastAsia="Times New Roman" w:hAnsi="Consolas" w:cs="Courier New"/>
          <w:color w:val="000000"/>
          <w:sz w:val="20"/>
          <w:szCs w:val="20"/>
          <w:lang w:eastAsia="fr-FR"/>
        </w:rPr>
        <w:t>}</w:t>
      </w:r>
    </w:p>
    <w:p w:rsid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p>
    <w:p w:rsid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O - Mise En Configuration RTC Elk</w:t>
      </w:r>
    </w:p>
    <w:p w:rsid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Segoe UI" w:hAnsi="Segoe UI" w:cs="Segoe UI"/>
          <w:b/>
          <w:bCs/>
          <w:color w:val="000000"/>
          <w:sz w:val="36"/>
          <w:szCs w:val="36"/>
          <w:shd w:val="clear" w:color="auto" w:fill="FFFFFF"/>
        </w:rPr>
      </w:pP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Une fois les développements terminés sur le Cluster de DEV ELK, vous devez mettre la matière en configuration dans RTC.</w:t>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3 types de composants permettent de mettre la matière ELK en gestion de Conf :</w:t>
      </w:r>
    </w:p>
    <w:p w:rsidR="00A95930" w:rsidRPr="00A95930" w:rsidRDefault="00A95930" w:rsidP="00A95930">
      <w:pPr>
        <w:numPr>
          <w:ilvl w:val="0"/>
          <w:numId w:val="57"/>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Matière Pipeline Logstash</w:t>
      </w:r>
    </w:p>
    <w:p w:rsidR="00A95930" w:rsidRPr="00A95930" w:rsidRDefault="00A95930" w:rsidP="00A95930">
      <w:pPr>
        <w:numPr>
          <w:ilvl w:val="0"/>
          <w:numId w:val="57"/>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Matière lifecycle policy et template ElasticSearch</w:t>
      </w:r>
    </w:p>
    <w:p w:rsidR="00A95930" w:rsidRPr="00A95930" w:rsidRDefault="00A95930" w:rsidP="00A95930">
      <w:pPr>
        <w:numPr>
          <w:ilvl w:val="0"/>
          <w:numId w:val="57"/>
        </w:numPr>
        <w:shd w:val="clear" w:color="auto" w:fill="FFFFFF"/>
        <w:spacing w:after="0" w:line="408" w:lineRule="atLeast"/>
        <w:ind w:left="450"/>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Matière Kibana, Visualisations, DashBoards et index pattern</w:t>
      </w:r>
    </w:p>
    <w:p w:rsidR="00A95930" w:rsidRPr="00A95930" w:rsidRDefault="00A95930" w:rsidP="00A95930">
      <w:pPr>
        <w:shd w:val="clear" w:color="auto" w:fill="FFFFFF"/>
        <w:spacing w:after="0" w:line="240" w:lineRule="auto"/>
        <w:rPr>
          <w:rFonts w:ascii="Segoe UI" w:eastAsia="Times New Roman" w:hAnsi="Segoe UI" w:cs="Segoe UI"/>
          <w:color w:val="000000"/>
          <w:sz w:val="21"/>
          <w:szCs w:val="21"/>
          <w:lang w:eastAsia="fr-FR"/>
        </w:rPr>
      </w:pPr>
      <w:r w:rsidRPr="00A95930">
        <w:rPr>
          <w:rFonts w:ascii="Segoe UI" w:eastAsia="Times New Roman" w:hAnsi="Segoe UI" w:cs="Segoe UI"/>
          <w:noProof/>
          <w:color w:val="136CB2"/>
          <w:sz w:val="21"/>
          <w:szCs w:val="21"/>
          <w:lang w:eastAsia="fr-FR"/>
        </w:rPr>
        <w:lastRenderedPageBreak/>
        <w:drawing>
          <wp:inline distT="0" distB="0" distL="0" distR="0">
            <wp:extent cx="2531745" cy="4860925"/>
            <wp:effectExtent l="0" t="0" r="1905" b="0"/>
            <wp:docPr id="64" name="Image 64" descr="http://elzudeggscas.yres.ytech/file/data/2sqmyo727wsroap4g4pu/PHID-FILE-yp5za6unm3wb5lfdv7rc/image.pn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elzudeggscas.yres.ytech/file/data/2sqmyo727wsroap4g4pu/PHID-FILE-yp5za6unm3wb5lfdv7rc/image.png">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531745" cy="4860925"/>
                    </a:xfrm>
                    <a:prstGeom prst="rect">
                      <a:avLst/>
                    </a:prstGeom>
                    <a:noFill/>
                    <a:ln>
                      <a:noFill/>
                    </a:ln>
                  </pic:spPr>
                </pic:pic>
              </a:graphicData>
            </a:graphic>
          </wp:inline>
        </w:drawing>
      </w:r>
    </w:p>
    <w:p w:rsidR="00A95930" w:rsidRPr="00A95930" w:rsidRDefault="00A95930" w:rsidP="00A95930">
      <w:pPr>
        <w:shd w:val="clear" w:color="auto" w:fill="FFFFFF"/>
        <w:spacing w:after="180" w:line="240" w:lineRule="auto"/>
        <w:rPr>
          <w:rFonts w:ascii="Segoe UI" w:eastAsia="Times New Roman" w:hAnsi="Segoe UI" w:cs="Segoe UI"/>
          <w:color w:val="000000"/>
          <w:sz w:val="21"/>
          <w:szCs w:val="21"/>
          <w:lang w:eastAsia="fr-FR"/>
        </w:rPr>
      </w:pPr>
      <w:r w:rsidRPr="00A95930">
        <w:rPr>
          <w:rFonts w:ascii="Segoe UI" w:eastAsia="Times New Roman" w:hAnsi="Segoe UI" w:cs="Segoe UI"/>
          <w:color w:val="000000"/>
          <w:sz w:val="21"/>
          <w:szCs w:val="21"/>
          <w:lang w:eastAsia="fr-FR"/>
        </w:rPr>
        <w:t>Chacun des types de composant doit être normalisé de la façon suivante :</w:t>
      </w:r>
    </w:p>
    <w:tbl>
      <w:tblPr>
        <w:tblW w:w="0" w:type="auto"/>
        <w:tblCellSpacing w:w="15" w:type="dxa"/>
        <w:shd w:val="clear" w:color="auto" w:fill="BFCFDA"/>
        <w:tblCellMar>
          <w:top w:w="15" w:type="dxa"/>
          <w:left w:w="15" w:type="dxa"/>
          <w:bottom w:w="15" w:type="dxa"/>
          <w:right w:w="15" w:type="dxa"/>
        </w:tblCellMar>
        <w:tblLook w:val="04A0" w:firstRow="1" w:lastRow="0" w:firstColumn="1" w:lastColumn="0" w:noHBand="0" w:noVBand="1"/>
      </w:tblPr>
      <w:tblGrid>
        <w:gridCol w:w="1525"/>
        <w:gridCol w:w="5944"/>
      </w:tblGrid>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Type Matière</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Préfixe retenu</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Elasticsearch</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ELSC_[Produit]_[InstanceDeDéploiement ou CodeAPPL]</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Logstash</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LGST_[Produit]_[InstanceDeDéploiement ou CodeAPPL]</w:t>
            </w:r>
          </w:p>
        </w:tc>
      </w:tr>
      <w:tr w:rsidR="00A95930" w:rsidRP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Kibana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r w:rsidRPr="00A95930">
              <w:rPr>
                <w:rFonts w:ascii="Times New Roman" w:eastAsia="Times New Roman" w:hAnsi="Times New Roman" w:cs="Times New Roman"/>
                <w:sz w:val="24"/>
                <w:szCs w:val="24"/>
                <w:lang w:eastAsia="fr-FR"/>
              </w:rPr>
              <w:t>KBNA_[Produit]_[InstanceDeDéploiement ou CodeAPPL]</w:t>
            </w:r>
          </w:p>
        </w:tc>
      </w:tr>
      <w:tr w:rsidR="00A95930" w:rsidRPr="00A95930" w:rsidTr="00A95930">
        <w:trPr>
          <w:tblCellSpacing w:w="15" w:type="dxa"/>
        </w:trPr>
        <w:tc>
          <w:tcPr>
            <w:tcW w:w="0" w:type="auto"/>
            <w:shd w:val="clear" w:color="auto" w:fill="BFCFDA"/>
            <w:vAlign w:val="center"/>
            <w:hideMark/>
          </w:tcPr>
          <w:p w:rsidR="00A95930" w:rsidRPr="00A95930" w:rsidRDefault="00A95930" w:rsidP="00A95930">
            <w:pPr>
              <w:spacing w:after="0" w:line="240" w:lineRule="auto"/>
              <w:rPr>
                <w:rFonts w:ascii="Times New Roman" w:eastAsia="Times New Roman" w:hAnsi="Times New Roman" w:cs="Times New Roman"/>
                <w:sz w:val="24"/>
                <w:szCs w:val="24"/>
                <w:lang w:eastAsia="fr-FR"/>
              </w:rPr>
            </w:pPr>
          </w:p>
        </w:tc>
        <w:tc>
          <w:tcPr>
            <w:tcW w:w="0" w:type="auto"/>
            <w:shd w:val="clear" w:color="auto" w:fill="BFCFDA"/>
            <w:vAlign w:val="center"/>
            <w:hideMark/>
          </w:tcPr>
          <w:p w:rsidR="00A95930" w:rsidRPr="00A95930" w:rsidRDefault="00A95930" w:rsidP="00A95930">
            <w:pPr>
              <w:spacing w:after="0" w:line="240" w:lineRule="auto"/>
              <w:rPr>
                <w:rFonts w:ascii="Times New Roman" w:eastAsia="Times New Roman" w:hAnsi="Times New Roman" w:cs="Times New Roman"/>
                <w:sz w:val="20"/>
                <w:szCs w:val="20"/>
                <w:lang w:eastAsia="fr-FR"/>
              </w:rPr>
            </w:pPr>
          </w:p>
        </w:tc>
      </w:tr>
    </w:tbl>
    <w:p w:rsid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p>
    <w:p w:rsid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p>
    <w:p w:rsid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P - Mise En Deploiement Elk</w:t>
      </w:r>
    </w:p>
    <w:p w:rsid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Segoe UI" w:hAnsi="Segoe UI" w:cs="Segoe UI"/>
          <w:b/>
          <w:bCs/>
          <w:color w:val="000000"/>
          <w:sz w:val="36"/>
          <w:szCs w:val="36"/>
          <w:shd w:val="clear" w:color="auto" w:fill="FFFFFF"/>
        </w:rPr>
      </w:pPr>
    </w:p>
    <w:p w:rsidR="00A95930" w:rsidRDefault="00A95930" w:rsidP="00A95930">
      <w:pPr>
        <w:pStyle w:val="Titre4"/>
        <w:shd w:val="clear" w:color="auto" w:fill="FFFFFF"/>
        <w:spacing w:before="0" w:after="180"/>
        <w:rPr>
          <w:rFonts w:ascii="Segoe UI" w:hAnsi="Segoe UI" w:cs="Segoe UI"/>
          <w:color w:val="000000"/>
          <w:sz w:val="33"/>
          <w:szCs w:val="33"/>
        </w:rPr>
      </w:pPr>
      <w:r>
        <w:rPr>
          <w:rFonts w:ascii="Segoe UI" w:hAnsi="Segoe UI" w:cs="Segoe UI"/>
          <w:color w:val="000000"/>
          <w:sz w:val="33"/>
          <w:szCs w:val="33"/>
        </w:rPr>
        <w:t>Dans gitv</w:t>
      </w:r>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r>
        <w:rPr>
          <w:rFonts w:ascii="Segoe UI" w:hAnsi="Segoe UI" w:cs="Segoe UI"/>
          <w:color w:val="000000"/>
          <w:sz w:val="21"/>
          <w:szCs w:val="21"/>
        </w:rPr>
        <w:t>Pour ces étapes, contacter votre Leader Intégration.</w:t>
      </w:r>
    </w:p>
    <w:p w:rsidR="00A95930" w:rsidRDefault="00A95930" w:rsidP="00A95930">
      <w:pPr>
        <w:pStyle w:val="Titre5"/>
        <w:shd w:val="clear" w:color="auto" w:fill="FFFFFF"/>
        <w:spacing w:before="0" w:beforeAutospacing="0" w:after="180" w:afterAutospacing="0"/>
        <w:rPr>
          <w:rFonts w:ascii="Segoe UI" w:hAnsi="Segoe UI" w:cs="Segoe UI"/>
          <w:color w:val="000000"/>
          <w:sz w:val="27"/>
          <w:szCs w:val="27"/>
        </w:rPr>
      </w:pPr>
      <w:bookmarkStart w:id="13" w:name="créer-un-dépot"/>
      <w:bookmarkEnd w:id="13"/>
      <w:r>
        <w:rPr>
          <w:rFonts w:ascii="Segoe UI" w:hAnsi="Segoe UI" w:cs="Segoe UI"/>
          <w:color w:val="000000"/>
          <w:sz w:val="27"/>
          <w:szCs w:val="27"/>
        </w:rPr>
        <w:t>Créer un dépot</w:t>
      </w:r>
    </w:p>
    <w:p w:rsidR="00A95930" w:rsidRDefault="00A95930" w:rsidP="00A95930">
      <w:pPr>
        <w:shd w:val="clear" w:color="auto" w:fill="FFFFFF"/>
        <w:rPr>
          <w:rFonts w:ascii="Segoe UI" w:hAnsi="Segoe UI" w:cs="Segoe UI"/>
          <w:color w:val="000000"/>
          <w:sz w:val="21"/>
          <w:szCs w:val="21"/>
        </w:rPr>
      </w:pPr>
      <w:r>
        <w:rPr>
          <w:rFonts w:ascii="Segoe UI" w:hAnsi="Segoe UI" w:cs="Segoe UI"/>
          <w:noProof/>
          <w:color w:val="136CB2"/>
          <w:sz w:val="21"/>
          <w:szCs w:val="21"/>
          <w:bdr w:val="single" w:sz="18" w:space="0" w:color="FFFFFF" w:frame="1"/>
          <w:lang w:eastAsia="fr-FR"/>
        </w:rPr>
        <w:lastRenderedPageBreak/>
        <w:drawing>
          <wp:inline distT="0" distB="0" distL="0" distR="0">
            <wp:extent cx="2098040" cy="520065"/>
            <wp:effectExtent l="0" t="0" r="0" b="0"/>
            <wp:docPr id="69" name="Image 69" descr="http://elzudeggscas.yres.ytech/file/data/pls7xl72mupkz63cme2c/PHID-FILE-r5glyaotjlpsmhxpn3pp/preview-image.pn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elzudeggscas.yres.ytech/file/data/pls7xl72mupkz63cme2c/PHID-FILE-r5glyaotjlpsmhxpn3pp/preview-image.png">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98040" cy="520065"/>
                    </a:xfrm>
                    <a:prstGeom prst="rect">
                      <a:avLst/>
                    </a:prstGeom>
                    <a:noFill/>
                    <a:ln>
                      <a:noFill/>
                    </a:ln>
                  </pic:spPr>
                </pic:pic>
              </a:graphicData>
            </a:graphic>
          </wp:inline>
        </w:drawing>
      </w:r>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r>
        <w:rPr>
          <w:rFonts w:ascii="Segoe UI" w:hAnsi="Segoe UI" w:cs="Segoe UI"/>
          <w:color w:val="000000"/>
          <w:sz w:val="21"/>
          <w:szCs w:val="21"/>
        </w:rPr>
        <w:t>Le nom du depot doit respect pyyyy_sxxxx_elk</w:t>
      </w:r>
    </w:p>
    <w:p w:rsidR="00A95930" w:rsidRDefault="00A95930" w:rsidP="00A95930">
      <w:pPr>
        <w:pStyle w:val="Titre5"/>
        <w:shd w:val="clear" w:color="auto" w:fill="FFFFFF"/>
        <w:spacing w:before="0" w:beforeAutospacing="0" w:after="180" w:afterAutospacing="0"/>
        <w:rPr>
          <w:rFonts w:ascii="Segoe UI" w:hAnsi="Segoe UI" w:cs="Segoe UI"/>
          <w:color w:val="000000"/>
          <w:sz w:val="27"/>
          <w:szCs w:val="27"/>
        </w:rPr>
      </w:pPr>
      <w:bookmarkStart w:id="14" w:name="mise-en-place-des-artefacts"/>
      <w:bookmarkEnd w:id="14"/>
      <w:r>
        <w:rPr>
          <w:rFonts w:ascii="Segoe UI" w:hAnsi="Segoe UI" w:cs="Segoe UI"/>
          <w:color w:val="000000"/>
          <w:sz w:val="27"/>
          <w:szCs w:val="27"/>
        </w:rPr>
        <w:t>Mise en place des artefacts personnalisant les variables par environnement.</w:t>
      </w:r>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hyperlink r:id="rId155" w:tgtFrame="_blank" w:history="1">
        <w:r>
          <w:rPr>
            <w:rStyle w:val="Lienhypertexte"/>
            <w:rFonts w:ascii="Segoe UI" w:hAnsi="Segoe UI" w:cs="Segoe UI"/>
            <w:color w:val="136CB2"/>
            <w:sz w:val="21"/>
            <w:szCs w:val="21"/>
          </w:rPr>
          <w:t>http://ttp10-gitvihmrefvar.caas-cicd.ca-technologies.fr/variables</w:t>
        </w:r>
      </w:hyperlink>
    </w:p>
    <w:p w:rsidR="00A95930" w:rsidRDefault="00A95930" w:rsidP="00A95930">
      <w:pPr>
        <w:shd w:val="clear" w:color="auto" w:fill="FFFFFF"/>
        <w:rPr>
          <w:rFonts w:ascii="Segoe UI" w:hAnsi="Segoe UI" w:cs="Segoe UI"/>
          <w:color w:val="000000"/>
          <w:sz w:val="21"/>
          <w:szCs w:val="21"/>
        </w:rPr>
      </w:pPr>
      <w:r>
        <w:rPr>
          <w:rFonts w:ascii="Segoe UI" w:hAnsi="Segoe UI" w:cs="Segoe UI"/>
          <w:noProof/>
          <w:color w:val="136CB2"/>
          <w:sz w:val="21"/>
          <w:szCs w:val="21"/>
          <w:bdr w:val="single" w:sz="18" w:space="0" w:color="FFFFFF" w:frame="1"/>
          <w:lang w:eastAsia="fr-FR"/>
        </w:rPr>
        <w:drawing>
          <wp:inline distT="0" distB="0" distL="0" distR="0">
            <wp:extent cx="2098040" cy="731520"/>
            <wp:effectExtent l="0" t="0" r="0" b="0"/>
            <wp:docPr id="68" name="Image 68" descr="http://elzudeggscas.yres.ytech/file/data/k3efhbftt62blswkmuaw/PHID-FILE-luzyrrmmwljwl4jaq4u6/preview-image.pn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elzudeggscas.yres.ytech/file/data/k3efhbftt62blswkmuaw/PHID-FILE-luzyrrmmwljwl4jaq4u6/preview-image.png">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098040" cy="731520"/>
                    </a:xfrm>
                    <a:prstGeom prst="rect">
                      <a:avLst/>
                    </a:prstGeom>
                    <a:noFill/>
                    <a:ln>
                      <a:noFill/>
                    </a:ln>
                  </pic:spPr>
                </pic:pic>
              </a:graphicData>
            </a:graphic>
          </wp:inline>
        </w:drawing>
      </w:r>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r>
        <w:rPr>
          <w:rFonts w:ascii="Segoe UI" w:hAnsi="Segoe UI" w:cs="Segoe UI"/>
          <w:color w:val="000000"/>
          <w:sz w:val="21"/>
          <w:szCs w:val="21"/>
        </w:rPr>
        <w:t>Section de description du produit</w:t>
      </w:r>
      <w:r>
        <w:rPr>
          <w:rFonts w:ascii="Segoe UI" w:hAnsi="Segoe UI" w:cs="Segoe UI"/>
          <w:color w:val="000000"/>
          <w:sz w:val="21"/>
          <w:szCs w:val="21"/>
        </w:rPr>
        <w:br/>
        <w:t>produit: "pyyyy"</w:t>
      </w:r>
      <w:r>
        <w:rPr>
          <w:rFonts w:ascii="Segoe UI" w:hAnsi="Segoe UI" w:cs="Segoe UI"/>
          <w:color w:val="000000"/>
          <w:sz w:val="21"/>
          <w:szCs w:val="21"/>
        </w:rPr>
        <w:br/>
        <w:t>solution : "sxxxx"</w:t>
      </w:r>
      <w:r>
        <w:rPr>
          <w:rFonts w:ascii="Segoe UI" w:hAnsi="Segoe UI" w:cs="Segoe UI"/>
          <w:color w:val="000000"/>
          <w:sz w:val="21"/>
          <w:szCs w:val="21"/>
        </w:rPr>
        <w:br/>
        <w:t>ada: "env_adabo"</w:t>
      </w:r>
      <w:r>
        <w:rPr>
          <w:rFonts w:ascii="Segoe UI" w:hAnsi="Segoe UI" w:cs="Segoe UI"/>
          <w:color w:val="000000"/>
          <w:sz w:val="21"/>
          <w:szCs w:val="21"/>
        </w:rPr>
        <w:br/>
        <w:t>appl: "code_appli"</w:t>
      </w:r>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r>
        <w:rPr>
          <w:rFonts w:ascii="Segoe UI" w:hAnsi="Segoe UI" w:cs="Segoe UI"/>
          <w:color w:val="000000"/>
          <w:sz w:val="21"/>
          <w:szCs w:val="21"/>
        </w:rPr>
        <w:t>Variables liées au Space Kibana du produit</w:t>
      </w:r>
      <w:r>
        <w:rPr>
          <w:rFonts w:ascii="Segoe UI" w:hAnsi="Segoe UI" w:cs="Segoe UI"/>
          <w:color w:val="000000"/>
          <w:sz w:val="21"/>
          <w:szCs w:val="21"/>
        </w:rPr>
        <w:br/>
        <w:t>kbna_produit: "</w:t>
      </w:r>
      <w:r>
        <w:rPr>
          <w:rStyle w:val="lev"/>
          <w:rFonts w:ascii="Segoe UI" w:hAnsi="Segoe UI" w:cs="Segoe UI"/>
          <w:color w:val="000000"/>
          <w:sz w:val="21"/>
          <w:szCs w:val="21"/>
        </w:rPr>
        <w:t>pyyyy</w:t>
      </w:r>
      <w:r>
        <w:rPr>
          <w:rFonts w:ascii="Segoe UI" w:hAnsi="Segoe UI" w:cs="Segoe UI"/>
          <w:color w:val="000000"/>
          <w:sz w:val="21"/>
          <w:szCs w:val="21"/>
        </w:rPr>
        <w:t>"</w:t>
      </w:r>
      <w:r>
        <w:rPr>
          <w:rFonts w:ascii="Segoe UI" w:hAnsi="Segoe UI" w:cs="Segoe UI"/>
          <w:color w:val="000000"/>
          <w:sz w:val="21"/>
          <w:szCs w:val="21"/>
        </w:rPr>
        <w:br/>
        <w:t>kbna_libelleSpaceKibana: "</w:t>
      </w:r>
      <w:r>
        <w:rPr>
          <w:rStyle w:val="lev"/>
          <w:rFonts w:ascii="Segoe UI" w:hAnsi="Segoe UI" w:cs="Segoe UI"/>
          <w:color w:val="000000"/>
          <w:sz w:val="21"/>
          <w:szCs w:val="21"/>
        </w:rPr>
        <w:t>Libellé de l'espace kibana devant contenir le code produit ({{produit | upper}})</w:t>
      </w:r>
      <w:r>
        <w:rPr>
          <w:rFonts w:ascii="Segoe UI" w:hAnsi="Segoe UI" w:cs="Segoe UI"/>
          <w:color w:val="000000"/>
          <w:sz w:val="21"/>
          <w:szCs w:val="21"/>
        </w:rPr>
        <w:t>"</w:t>
      </w:r>
      <w:r>
        <w:rPr>
          <w:rFonts w:ascii="Segoe UI" w:hAnsi="Segoe UI" w:cs="Segoe UI"/>
          <w:color w:val="000000"/>
          <w:sz w:val="21"/>
          <w:szCs w:val="21"/>
        </w:rPr>
        <w:br/>
        <w:t>kbna_descriptionSpaceKibana: "</w:t>
      </w:r>
      <w:r>
        <w:rPr>
          <w:rStyle w:val="lev"/>
          <w:rFonts w:ascii="Segoe UI" w:hAnsi="Segoe UI" w:cs="Segoe UI"/>
          <w:color w:val="000000"/>
          <w:sz w:val="21"/>
          <w:szCs w:val="21"/>
        </w:rPr>
        <w:t>Description de l'espace kibana</w:t>
      </w:r>
      <w:r>
        <w:rPr>
          <w:rFonts w:ascii="Segoe UI" w:hAnsi="Segoe UI" w:cs="Segoe UI"/>
          <w:color w:val="000000"/>
          <w:sz w:val="21"/>
          <w:szCs w:val="21"/>
        </w:rPr>
        <w:t>"</w:t>
      </w:r>
      <w:r>
        <w:rPr>
          <w:rFonts w:ascii="Segoe UI" w:hAnsi="Segoe UI" w:cs="Segoe UI"/>
          <w:color w:val="000000"/>
          <w:sz w:val="21"/>
          <w:szCs w:val="21"/>
        </w:rPr>
        <w:br/>
        <w:t>kbna_colorSpaceKibana: "</w:t>
      </w:r>
      <w:r>
        <w:rPr>
          <w:rStyle w:val="lev"/>
          <w:rFonts w:ascii="Segoe UI" w:hAnsi="Segoe UI" w:cs="Segoe UI"/>
          <w:color w:val="000000"/>
          <w:sz w:val="21"/>
          <w:szCs w:val="21"/>
        </w:rPr>
        <w:t>Code Couleur de l'espace kibana</w:t>
      </w:r>
      <w:r>
        <w:rPr>
          <w:rFonts w:ascii="Segoe UI" w:hAnsi="Segoe UI" w:cs="Segoe UI"/>
          <w:color w:val="000000"/>
          <w:sz w:val="21"/>
          <w:szCs w:val="21"/>
        </w:rPr>
        <w:t>"</w:t>
      </w:r>
      <w:r>
        <w:rPr>
          <w:rFonts w:ascii="Segoe UI" w:hAnsi="Segoe UI" w:cs="Segoe UI"/>
          <w:color w:val="000000"/>
          <w:sz w:val="21"/>
          <w:szCs w:val="21"/>
        </w:rPr>
        <w:br/>
        <w:t>kbna_initiales2CSpaceKibana: "</w:t>
      </w:r>
      <w:r>
        <w:rPr>
          <w:rStyle w:val="lev"/>
          <w:rFonts w:ascii="Segoe UI" w:hAnsi="Segoe UI" w:cs="Segoe UI"/>
          <w:color w:val="000000"/>
          <w:sz w:val="21"/>
          <w:szCs w:val="21"/>
        </w:rPr>
        <w:t>Initiales sur 2 caractères de l'espace</w:t>
      </w:r>
      <w:r>
        <w:rPr>
          <w:rFonts w:ascii="Segoe UI" w:hAnsi="Segoe UI" w:cs="Segoe UI"/>
          <w:color w:val="000000"/>
          <w:sz w:val="21"/>
          <w:szCs w:val="21"/>
        </w:rPr>
        <w:t>"</w:t>
      </w:r>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proofErr w:type="gramStart"/>
      <w:r>
        <w:rPr>
          <w:rFonts w:ascii="Segoe UI" w:hAnsi="Segoe UI" w:cs="Segoe UI"/>
          <w:color w:val="000000"/>
          <w:sz w:val="21"/>
          <w:szCs w:val="21"/>
        </w:rPr>
        <w:t>pipelines:</w:t>
      </w:r>
      <w:proofErr w:type="gramEnd"/>
    </w:p>
    <w:p w:rsidR="00A95930" w:rsidRDefault="00A95930" w:rsidP="00A95930">
      <w:pPr>
        <w:pStyle w:val="PrformatHTML"/>
        <w:shd w:val="clear" w:color="auto" w:fill="FFFFFF"/>
        <w:spacing w:line="270" w:lineRule="atLeast"/>
        <w:rPr>
          <w:rFonts w:ascii="Consolas" w:hAnsi="Consolas"/>
          <w:color w:val="000000"/>
        </w:rPr>
      </w:pPr>
      <w:r>
        <w:rPr>
          <w:rFonts w:ascii="Consolas" w:hAnsi="Consolas"/>
          <w:color w:val="000000"/>
        </w:rPr>
        <w:t xml:space="preserve">**Nom du fichier de pipeline du module gitlab logstash**: </w:t>
      </w:r>
    </w:p>
    <w:p w:rsidR="00A95930" w:rsidRDefault="00A95930" w:rsidP="00A95930">
      <w:pPr>
        <w:pStyle w:val="PrformatHTML"/>
        <w:shd w:val="clear" w:color="auto" w:fill="FFFFFF"/>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description</w:t>
      </w:r>
      <w:proofErr w:type="gramEnd"/>
      <w:r>
        <w:rPr>
          <w:rFonts w:ascii="Consolas" w:hAnsi="Consolas"/>
          <w:color w:val="000000"/>
        </w:rPr>
        <w:t>_pipeline: "**{{produit | upper}} - {{solution | upper}} : Description du pipeline {{appl | upper}}**"</w:t>
      </w:r>
    </w:p>
    <w:p w:rsidR="00A95930" w:rsidRDefault="00A95930" w:rsidP="00A95930">
      <w:pPr>
        <w:pStyle w:val="PrformatHTML"/>
        <w:shd w:val="clear" w:color="auto" w:fill="FFFFFF"/>
        <w:spacing w:line="27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id:</w:t>
      </w:r>
      <w:proofErr w:type="gramEnd"/>
      <w:r>
        <w:rPr>
          <w:rFonts w:ascii="Consolas" w:hAnsi="Consolas"/>
          <w:color w:val="000000"/>
        </w:rPr>
        <w:t xml:space="preserve"> "**Numéro de pipeline à caler avec les acteurs CAGIP**"</w:t>
      </w:r>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r>
        <w:rPr>
          <w:rStyle w:val="Accentuation"/>
          <w:rFonts w:ascii="Segoe UI" w:hAnsi="Segoe UI" w:cs="Segoe UI"/>
          <w:color w:val="000000"/>
          <w:sz w:val="21"/>
          <w:szCs w:val="21"/>
        </w:rPr>
        <w:t>Facultatives car surchargées par des valeurs par défaut</w:t>
      </w:r>
    </w:p>
    <w:p w:rsidR="00A95930" w:rsidRDefault="00A95930" w:rsidP="00A95930">
      <w:pPr>
        <w:pStyle w:val="PrformatHTML"/>
        <w:shd w:val="clear" w:color="auto" w:fill="FFFFFF"/>
        <w:spacing w:line="270" w:lineRule="atLeast"/>
        <w:rPr>
          <w:rFonts w:ascii="Consolas" w:hAnsi="Consolas"/>
          <w:color w:val="000000"/>
        </w:rPr>
      </w:pPr>
      <w:proofErr w:type="gramStart"/>
      <w:r>
        <w:rPr>
          <w:rFonts w:ascii="Consolas" w:hAnsi="Consolas"/>
          <w:color w:val="000000"/>
        </w:rPr>
        <w:t>pipeline</w:t>
      </w:r>
      <w:proofErr w:type="gramEnd"/>
      <w:r>
        <w:rPr>
          <w:rFonts w:ascii="Consolas" w:hAnsi="Consolas"/>
          <w:color w:val="000000"/>
        </w:rPr>
        <w:t>_batch_delay: "51"</w:t>
      </w:r>
    </w:p>
    <w:p w:rsidR="00A95930" w:rsidRDefault="00A95930" w:rsidP="00A95930">
      <w:pPr>
        <w:pStyle w:val="PrformatHTML"/>
        <w:shd w:val="clear" w:color="auto" w:fill="FFFFFF"/>
        <w:spacing w:line="270" w:lineRule="atLeast"/>
        <w:rPr>
          <w:rFonts w:ascii="Consolas" w:hAnsi="Consolas"/>
          <w:color w:val="000000"/>
        </w:rPr>
      </w:pPr>
      <w:proofErr w:type="gramStart"/>
      <w:r>
        <w:rPr>
          <w:rFonts w:ascii="Consolas" w:hAnsi="Consolas"/>
          <w:color w:val="000000"/>
        </w:rPr>
        <w:t>pipeline</w:t>
      </w:r>
      <w:proofErr w:type="gramEnd"/>
      <w:r>
        <w:rPr>
          <w:rFonts w:ascii="Consolas" w:hAnsi="Consolas"/>
          <w:color w:val="000000"/>
        </w:rPr>
        <w:t>_batch_size: "1000"</w:t>
      </w:r>
    </w:p>
    <w:p w:rsidR="00A95930" w:rsidRDefault="00A95930" w:rsidP="00A95930">
      <w:pPr>
        <w:pStyle w:val="PrformatHTML"/>
        <w:shd w:val="clear" w:color="auto" w:fill="FFFFFF"/>
        <w:spacing w:line="270" w:lineRule="atLeast"/>
        <w:rPr>
          <w:rFonts w:ascii="Consolas" w:hAnsi="Consolas"/>
          <w:color w:val="000000"/>
        </w:rPr>
      </w:pPr>
      <w:proofErr w:type="gramStart"/>
      <w:r>
        <w:rPr>
          <w:rFonts w:ascii="Consolas" w:hAnsi="Consolas"/>
          <w:color w:val="000000"/>
        </w:rPr>
        <w:t>pipeline</w:t>
      </w:r>
      <w:proofErr w:type="gramEnd"/>
      <w:r>
        <w:rPr>
          <w:rFonts w:ascii="Consolas" w:hAnsi="Consolas"/>
          <w:color w:val="000000"/>
        </w:rPr>
        <w:t>_workers: "1"</w:t>
      </w:r>
    </w:p>
    <w:p w:rsidR="00A95930" w:rsidRDefault="00A95930" w:rsidP="00A95930">
      <w:pPr>
        <w:pStyle w:val="PrformatHTML"/>
        <w:shd w:val="clear" w:color="auto" w:fill="FFFFFF"/>
        <w:spacing w:line="270" w:lineRule="atLeast"/>
        <w:rPr>
          <w:rFonts w:ascii="Consolas" w:hAnsi="Consolas"/>
          <w:color w:val="000000"/>
        </w:rPr>
      </w:pPr>
      <w:proofErr w:type="gramStart"/>
      <w:r>
        <w:rPr>
          <w:rFonts w:ascii="Consolas" w:hAnsi="Consolas"/>
          <w:color w:val="000000"/>
        </w:rPr>
        <w:t>queue</w:t>
      </w:r>
      <w:proofErr w:type="gramEnd"/>
      <w:r>
        <w:rPr>
          <w:rFonts w:ascii="Consolas" w:hAnsi="Consolas"/>
          <w:color w:val="000000"/>
        </w:rPr>
        <w:t>_checkpoint_writes: "1024"</w:t>
      </w:r>
    </w:p>
    <w:p w:rsidR="00A95930" w:rsidRDefault="00A95930" w:rsidP="00A95930">
      <w:pPr>
        <w:pStyle w:val="PrformatHTML"/>
        <w:shd w:val="clear" w:color="auto" w:fill="FFFFFF"/>
        <w:spacing w:line="270" w:lineRule="atLeast"/>
        <w:rPr>
          <w:rFonts w:ascii="Consolas" w:hAnsi="Consolas"/>
          <w:color w:val="000000"/>
        </w:rPr>
      </w:pPr>
      <w:r>
        <w:rPr>
          <w:rFonts w:ascii="Consolas" w:hAnsi="Consolas"/>
          <w:color w:val="000000"/>
        </w:rPr>
        <w:t>queue.max_</w:t>
      </w:r>
      <w:proofErr w:type="gramStart"/>
      <w:r>
        <w:rPr>
          <w:rFonts w:ascii="Consolas" w:hAnsi="Consolas"/>
          <w:color w:val="000000"/>
        </w:rPr>
        <w:t>bytes:</w:t>
      </w:r>
      <w:proofErr w:type="gramEnd"/>
      <w:r>
        <w:rPr>
          <w:rFonts w:ascii="Consolas" w:hAnsi="Consolas"/>
          <w:color w:val="000000"/>
        </w:rPr>
        <w:t xml:space="preserve"> "1gb" </w:t>
      </w:r>
    </w:p>
    <w:p w:rsidR="00A95930" w:rsidRDefault="00A95930" w:rsidP="00A95930">
      <w:pPr>
        <w:pStyle w:val="PrformatHTML"/>
        <w:shd w:val="clear" w:color="auto" w:fill="FFFFFF"/>
        <w:spacing w:line="270" w:lineRule="atLeast"/>
        <w:rPr>
          <w:rFonts w:ascii="Consolas" w:hAnsi="Consolas"/>
          <w:color w:val="000000"/>
        </w:rPr>
      </w:pPr>
      <w:proofErr w:type="gramStart"/>
      <w:r>
        <w:rPr>
          <w:rFonts w:ascii="Consolas" w:hAnsi="Consolas"/>
          <w:color w:val="000000"/>
        </w:rPr>
        <w:t>queue</w:t>
      </w:r>
      <w:proofErr w:type="gramEnd"/>
      <w:r>
        <w:rPr>
          <w:rFonts w:ascii="Consolas" w:hAnsi="Consolas"/>
          <w:color w:val="000000"/>
        </w:rPr>
        <w:t>_type: "memory"</w:t>
      </w:r>
    </w:p>
    <w:p w:rsidR="00A95930" w:rsidRDefault="00A95930" w:rsidP="00A95930">
      <w:pPr>
        <w:pStyle w:val="PrformatHTML"/>
        <w:shd w:val="clear" w:color="auto" w:fill="FFFFFF"/>
        <w:spacing w:line="270" w:lineRule="atLeast"/>
        <w:rPr>
          <w:rFonts w:ascii="Consolas" w:hAnsi="Consolas"/>
          <w:color w:val="000000"/>
        </w:rPr>
      </w:pPr>
      <w:r>
        <w:rPr>
          <w:rFonts w:ascii="Consolas" w:hAnsi="Consolas"/>
          <w:color w:val="000000"/>
        </w:rPr>
        <w:t># Fin Facultatives car surchargées par des valeurs par défaut</w:t>
      </w:r>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r>
        <w:rPr>
          <w:rFonts w:ascii="Segoe UI" w:hAnsi="Segoe UI" w:cs="Segoe UI"/>
          <w:color w:val="000000"/>
          <w:sz w:val="21"/>
          <w:szCs w:val="21"/>
        </w:rPr>
        <w:t>Liste des composants à livrer</w:t>
      </w:r>
      <w:r>
        <w:rPr>
          <w:rFonts w:ascii="Segoe UI" w:hAnsi="Segoe UI" w:cs="Segoe UI"/>
          <w:color w:val="000000"/>
          <w:sz w:val="21"/>
          <w:szCs w:val="21"/>
        </w:rPr>
        <w:br/>
        <w:t>elasticsearch_archive_url: "</w:t>
      </w:r>
      <w:r>
        <w:rPr>
          <w:rStyle w:val="lev"/>
          <w:rFonts w:ascii="Segoe UI" w:hAnsi="Segoe UI" w:cs="Segoe UI"/>
          <w:color w:val="000000"/>
          <w:sz w:val="21"/>
          <w:szCs w:val="21"/>
        </w:rPr>
        <w:t>URL de l'archive Nexus elasticsearch</w:t>
      </w:r>
      <w:r>
        <w:rPr>
          <w:rFonts w:ascii="Segoe UI" w:hAnsi="Segoe UI" w:cs="Segoe UI"/>
          <w:color w:val="000000"/>
          <w:sz w:val="21"/>
          <w:szCs w:val="21"/>
        </w:rPr>
        <w:t>"</w:t>
      </w:r>
      <w:r>
        <w:rPr>
          <w:rFonts w:ascii="Segoe UI" w:hAnsi="Segoe UI" w:cs="Segoe UI"/>
          <w:color w:val="000000"/>
          <w:sz w:val="21"/>
          <w:szCs w:val="21"/>
        </w:rPr>
        <w:br/>
        <w:t>kibana_archive_url: "</w:t>
      </w:r>
      <w:r>
        <w:rPr>
          <w:rStyle w:val="lev"/>
          <w:rFonts w:ascii="Segoe UI" w:hAnsi="Segoe UI" w:cs="Segoe UI"/>
          <w:color w:val="000000"/>
          <w:sz w:val="21"/>
          <w:szCs w:val="21"/>
        </w:rPr>
        <w:t>URL de l'archive Nexus des livrables kibana</w:t>
      </w:r>
      <w:r>
        <w:rPr>
          <w:rFonts w:ascii="Segoe UI" w:hAnsi="Segoe UI" w:cs="Segoe UI"/>
          <w:color w:val="000000"/>
          <w:sz w:val="21"/>
          <w:szCs w:val="21"/>
        </w:rPr>
        <w:t>"</w:t>
      </w:r>
      <w:r>
        <w:rPr>
          <w:rFonts w:ascii="Segoe UI" w:hAnsi="Segoe UI" w:cs="Segoe UI"/>
          <w:color w:val="000000"/>
          <w:sz w:val="21"/>
          <w:szCs w:val="21"/>
        </w:rPr>
        <w:br/>
        <w:t>logstash_archive_url: "</w:t>
      </w:r>
      <w:r>
        <w:rPr>
          <w:rStyle w:val="lev"/>
          <w:rFonts w:ascii="Segoe UI" w:hAnsi="Segoe UI" w:cs="Segoe UI"/>
          <w:color w:val="000000"/>
          <w:sz w:val="21"/>
          <w:szCs w:val="21"/>
        </w:rPr>
        <w:t>URL de l'archive Nexus de logstash</w:t>
      </w:r>
      <w:r>
        <w:rPr>
          <w:rFonts w:ascii="Segoe UI" w:hAnsi="Segoe UI" w:cs="Segoe UI"/>
          <w:color w:val="000000"/>
          <w:sz w:val="21"/>
          <w:szCs w:val="21"/>
        </w:rPr>
        <w:t>"</w:t>
      </w:r>
    </w:p>
    <w:p w:rsidR="00A95930" w:rsidRDefault="00A95930" w:rsidP="00A95930">
      <w:pPr>
        <w:pStyle w:val="Titre4"/>
        <w:shd w:val="clear" w:color="auto" w:fill="FFFFFF"/>
        <w:spacing w:before="0" w:after="180"/>
        <w:rPr>
          <w:rFonts w:ascii="Segoe UI" w:hAnsi="Segoe UI" w:cs="Segoe UI"/>
          <w:color w:val="000000"/>
          <w:sz w:val="33"/>
          <w:szCs w:val="33"/>
        </w:rPr>
      </w:pPr>
      <w:bookmarkStart w:id="15" w:name="dans-xl-release"/>
      <w:bookmarkEnd w:id="15"/>
      <w:r>
        <w:rPr>
          <w:rFonts w:ascii="Segoe UI" w:hAnsi="Segoe UI" w:cs="Segoe UI"/>
          <w:color w:val="000000"/>
          <w:sz w:val="33"/>
          <w:szCs w:val="33"/>
        </w:rPr>
        <w:lastRenderedPageBreak/>
        <w:t>Dans XL release</w:t>
      </w:r>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r>
        <w:rPr>
          <w:rFonts w:ascii="Segoe UI" w:hAnsi="Segoe UI" w:cs="Segoe UI"/>
          <w:color w:val="000000"/>
          <w:sz w:val="21"/>
          <w:szCs w:val="21"/>
        </w:rPr>
        <w:t xml:space="preserve">Prendre contact avec son Leader Intégration pour mettre en place </w:t>
      </w:r>
      <w:proofErr w:type="gramStart"/>
      <w:r>
        <w:rPr>
          <w:rFonts w:ascii="Segoe UI" w:hAnsi="Segoe UI" w:cs="Segoe UI"/>
          <w:color w:val="000000"/>
          <w:sz w:val="21"/>
          <w:szCs w:val="21"/>
        </w:rPr>
        <w:t>les pipeline</w:t>
      </w:r>
      <w:proofErr w:type="gramEnd"/>
      <w:r>
        <w:rPr>
          <w:rFonts w:ascii="Segoe UI" w:hAnsi="Segoe UI" w:cs="Segoe UI"/>
          <w:color w:val="000000"/>
          <w:sz w:val="21"/>
          <w:szCs w:val="21"/>
        </w:rPr>
        <w:t xml:space="preserve"> de livraison.</w:t>
      </w:r>
    </w:p>
    <w:p w:rsidR="00A95930" w:rsidRDefault="00A95930" w:rsidP="00A95930">
      <w:pPr>
        <w:pStyle w:val="NormalWeb"/>
        <w:shd w:val="clear" w:color="auto" w:fill="FFFFFF"/>
        <w:spacing w:before="0" w:beforeAutospacing="0" w:after="180" w:afterAutospacing="0"/>
        <w:rPr>
          <w:rFonts w:ascii="Segoe UI" w:hAnsi="Segoe UI" w:cs="Segoe UI"/>
          <w:color w:val="000000"/>
          <w:sz w:val="21"/>
          <w:szCs w:val="21"/>
        </w:rPr>
      </w:pPr>
      <w:r>
        <w:rPr>
          <w:rStyle w:val="lev"/>
          <w:rFonts w:ascii="Segoe UI" w:hAnsi="Segoe UI" w:cs="Segoe UI"/>
          <w:color w:val="000000"/>
          <w:sz w:val="21"/>
          <w:szCs w:val="21"/>
        </w:rPr>
        <w:t>TODO à compléte</w:t>
      </w:r>
      <w:r>
        <w:rPr>
          <w:rFonts w:ascii="Segoe UI" w:hAnsi="Segoe UI" w:cs="Segoe UI"/>
          <w:color w:val="000000"/>
          <w:sz w:val="21"/>
          <w:szCs w:val="21"/>
        </w:rPr>
        <w:t>r =&gt; Pas d'accés aux flow pour mettre en place une démarche pas à pas</w:t>
      </w:r>
    </w:p>
    <w:p w:rsidR="00A95930" w:rsidRDefault="00A95930" w:rsidP="00A95930">
      <w:pPr>
        <w:shd w:val="clear" w:color="auto" w:fill="FFFFFF"/>
        <w:rPr>
          <w:rFonts w:ascii="Segoe UI" w:hAnsi="Segoe UI" w:cs="Segoe UI"/>
          <w:color w:val="000000"/>
          <w:sz w:val="21"/>
          <w:szCs w:val="21"/>
        </w:rPr>
      </w:pPr>
      <w:r>
        <w:rPr>
          <w:rFonts w:ascii="Segoe UI" w:hAnsi="Segoe UI" w:cs="Segoe UI"/>
          <w:noProof/>
          <w:color w:val="136CB2"/>
          <w:sz w:val="21"/>
          <w:szCs w:val="21"/>
          <w:bdr w:val="single" w:sz="18" w:space="0" w:color="FFFFFF" w:frame="1"/>
          <w:lang w:eastAsia="fr-FR"/>
        </w:rPr>
        <w:drawing>
          <wp:inline distT="0" distB="0" distL="0" distR="0">
            <wp:extent cx="2098040" cy="1000760"/>
            <wp:effectExtent l="0" t="0" r="0" b="8890"/>
            <wp:docPr id="67" name="Image 67" descr="http://elzudeggscas.yres.ytech/file/data/nrkz5n5ijz4gr3tj4ydn/PHID-FILE-72rudctgx2rborkm3jle/preview-image.png">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elzudeggscas.yres.ytech/file/data/nrkz5n5ijz4gr3tj4ydn/PHID-FILE-72rudctgx2rborkm3jle/preview-image.png">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98040" cy="1000760"/>
                    </a:xfrm>
                    <a:prstGeom prst="rect">
                      <a:avLst/>
                    </a:prstGeom>
                    <a:noFill/>
                    <a:ln>
                      <a:noFill/>
                    </a:ln>
                  </pic:spPr>
                </pic:pic>
              </a:graphicData>
            </a:graphic>
          </wp:inline>
        </w:drawing>
      </w:r>
    </w:p>
    <w:p w:rsidR="00A95930" w:rsidRDefault="00A95930" w:rsidP="00A95930">
      <w:pPr>
        <w:rPr>
          <w:rFonts w:ascii="Times New Roman" w:hAnsi="Times New Roman" w:cs="Times New Roman"/>
          <w:sz w:val="24"/>
          <w:szCs w:val="24"/>
        </w:rPr>
      </w:pPr>
    </w:p>
    <w:p w:rsidR="00A95930" w:rsidRDefault="00A95930" w:rsidP="00A95930">
      <w:pPr>
        <w:shd w:val="clear" w:color="auto" w:fill="FFFFFF"/>
        <w:rPr>
          <w:rFonts w:ascii="Segoe UI" w:hAnsi="Segoe UI" w:cs="Segoe UI"/>
          <w:color w:val="000000"/>
          <w:sz w:val="21"/>
          <w:szCs w:val="21"/>
        </w:rPr>
      </w:pPr>
      <w:r>
        <w:rPr>
          <w:rFonts w:ascii="Segoe UI" w:hAnsi="Segoe UI" w:cs="Segoe UI"/>
          <w:noProof/>
          <w:color w:val="136CB2"/>
          <w:sz w:val="21"/>
          <w:szCs w:val="21"/>
          <w:bdr w:val="single" w:sz="18" w:space="0" w:color="FFFFFF" w:frame="1"/>
          <w:lang w:eastAsia="fr-FR"/>
        </w:rPr>
        <w:drawing>
          <wp:inline distT="0" distB="0" distL="0" distR="0">
            <wp:extent cx="2098040" cy="1520825"/>
            <wp:effectExtent l="0" t="0" r="0" b="3175"/>
            <wp:docPr id="66" name="Image 66" descr="http://elzudeggscas.yres.ytech/file/data/vf3fpbi7af6wqojpu4y2/PHID-FILE-tnvtel2c2re35takb43x/preview-image.pn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elzudeggscas.yres.ytech/file/data/vf3fpbi7af6wqojpu4y2/PHID-FILE-tnvtel2c2re35takb43x/preview-image.png">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098040" cy="1520825"/>
                    </a:xfrm>
                    <a:prstGeom prst="rect">
                      <a:avLst/>
                    </a:prstGeom>
                    <a:noFill/>
                    <a:ln>
                      <a:noFill/>
                    </a:ln>
                  </pic:spPr>
                </pic:pic>
              </a:graphicData>
            </a:graphic>
          </wp:inline>
        </w:drawing>
      </w:r>
    </w:p>
    <w:p w:rsid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p>
    <w:p w:rsid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p>
    <w:p w:rsid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Limites d'ELK Et Contournements Possibles</w:t>
      </w:r>
    </w:p>
    <w:p w:rsid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Segoe UI" w:hAnsi="Segoe UI" w:cs="Segoe UI"/>
          <w:b/>
          <w:bCs/>
          <w:color w:val="000000"/>
          <w:sz w:val="36"/>
          <w:szCs w:val="36"/>
          <w:shd w:val="clear" w:color="auto" w:fill="FFFFFF"/>
        </w:rPr>
      </w:pPr>
    </w:p>
    <w:p w:rsidR="00A95930" w:rsidRDefault="00A95930" w:rsidP="00A95930">
      <w:pPr>
        <w:pStyle w:val="Titre4"/>
        <w:shd w:val="clear" w:color="auto" w:fill="FFFFFF"/>
        <w:spacing w:before="0" w:after="180" w:line="408" w:lineRule="atLeast"/>
        <w:rPr>
          <w:rFonts w:ascii="Segoe UI" w:hAnsi="Segoe UI" w:cs="Segoe UI"/>
          <w:color w:val="000000"/>
          <w:sz w:val="33"/>
          <w:szCs w:val="33"/>
        </w:rPr>
      </w:pPr>
      <w:r>
        <w:rPr>
          <w:rFonts w:ascii="Segoe UI" w:hAnsi="Segoe UI" w:cs="Segoe UI"/>
          <w:color w:val="000000"/>
          <w:sz w:val="33"/>
          <w:szCs w:val="33"/>
        </w:rPr>
        <w:t>Les limites d'utilisation d'ELK</w:t>
      </w:r>
    </w:p>
    <w:tbl>
      <w:tblPr>
        <w:tblW w:w="0" w:type="auto"/>
        <w:tblCellSpacing w:w="15" w:type="dxa"/>
        <w:shd w:val="clear" w:color="auto" w:fill="BFCFDA"/>
        <w:tblCellMar>
          <w:top w:w="15" w:type="dxa"/>
          <w:left w:w="15" w:type="dxa"/>
          <w:bottom w:w="15" w:type="dxa"/>
          <w:right w:w="15" w:type="dxa"/>
        </w:tblCellMar>
        <w:tblLook w:val="04A0" w:firstRow="1" w:lastRow="0" w:firstColumn="1" w:lastColumn="0" w:noHBand="0" w:noVBand="1"/>
      </w:tblPr>
      <w:tblGrid>
        <w:gridCol w:w="1274"/>
        <w:gridCol w:w="1694"/>
        <w:gridCol w:w="1540"/>
        <w:gridCol w:w="1253"/>
        <w:gridCol w:w="1880"/>
        <w:gridCol w:w="1431"/>
      </w:tblGrid>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rFonts w:ascii="Times New Roman" w:hAnsi="Times New Roman" w:cs="Times New Roman"/>
                <w:sz w:val="24"/>
                <w:szCs w:val="24"/>
              </w:rPr>
            </w:pPr>
            <w:r>
              <w:t>MiddleWare</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Point Faible</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Interdit</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A éviter</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préconisé</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Autorisé</w:t>
            </w: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FileBeat</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Gestion du Back Pressure</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La contrainte de respect de l'ordre d'émission de logs</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Collecter des métriques de bas niveaux( voir les chantiers de métrologie : APM, Prometheu</w:t>
            </w:r>
            <w:r>
              <w:lastRenderedPageBreak/>
              <w:t>s, Graphite,é)</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4"/>
                <w:szCs w:val="24"/>
              </w:rPr>
            </w:pPr>
            <w:r>
              <w:t>Gestion centralisée des CONF non implémenté</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Kafka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Pas de Gestion fine des partitions</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Logstash</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Mise au point du traitement de transformation</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Des pipelines traitant des formats de logs différents.</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4"/>
                <w:szCs w:val="24"/>
              </w:rPr>
            </w:pPr>
            <w:r>
              <w:t>Factoriser des formats de logs identiques dans un méme Pipeline</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Dispatch des logs dans des index différents.</w:t>
            </w: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4"/>
                <w:szCs w:val="24"/>
              </w:rPr>
            </w:pPr>
            <w:r>
              <w:t>(pas d'outillage)</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La dénormalisation</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0"/>
                <w:szCs w:val="20"/>
              </w:rPr>
            </w:pP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4"/>
                <w:szCs w:val="24"/>
              </w:rPr>
            </w:pPr>
            <w:r>
              <w:t>Calcul mathématique é partir d'une log autoporteuse des informations nécessaires (exemple durée calculée entre 2 attributs de la log)</w:t>
            </w: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4"/>
                <w:szCs w:val="24"/>
              </w:rPr>
            </w:pPr>
            <w:r>
              <w:t>Affectation statique des pipelines</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Le complexe evt processing (lié des evts entre eux)</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4"/>
                <w:szCs w:val="24"/>
              </w:rPr>
            </w:pPr>
            <w:r>
              <w:t>Password en Clair</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shd w:val="clear" w:color="auto" w:fill="BFCFDA"/>
            <w:vAlign w:val="center"/>
            <w:hideMark/>
          </w:tcPr>
          <w:p w:rsidR="00A95930" w:rsidRDefault="00A95930"/>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4"/>
                <w:szCs w:val="24"/>
              </w:rPr>
            </w:pPr>
            <w:r>
              <w:t>Elasticsearch</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Les jointures</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4"/>
                <w:szCs w:val="24"/>
              </w:rPr>
            </w:pPr>
            <w:r>
              <w:t xml:space="preserve">L'indexation de format hétérogéne au sein </w:t>
            </w:r>
            <w:r>
              <w:lastRenderedPageBreak/>
              <w:t>d'un méme index</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lastRenderedPageBreak/>
              <w:t>Un index par produit/appl/format</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Un index par format?</w:t>
            </w: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Index</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Elasticsearch</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Pas de possibilité de définir un champ calculé (é vérifier idem processor SOLR)</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template</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Pas de reprise é chaud de la modification d'un type de champs dans le schéma (contrairement é SOLR).</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Elasticsearch</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Pas de jointure</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0"/>
                <w:szCs w:val="20"/>
              </w:rPr>
            </w:pP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4"/>
                <w:szCs w:val="24"/>
              </w:rPr>
            </w:pPr>
            <w:r>
              <w:t>Union</w:t>
            </w: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Alias</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Les alias des templates ne rafraichissent pas automatiquement</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0"/>
                <w:szCs w:val="20"/>
              </w:rPr>
            </w:pP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4"/>
                <w:szCs w:val="24"/>
              </w:rPr>
            </w:pPr>
            <w:r>
              <w:t>Filter</w:t>
            </w: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4"/>
                <w:szCs w:val="24"/>
              </w:rPr>
            </w:pPr>
            <w:r>
              <w:t>Pas d'Alias basé sur des alias</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Kibana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Pas de possibilité d'ajouter des champs calculés (scriptedfield) éa ne marche pas.</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Les scripted fields car peut faire planter Kibana</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Index-pattern</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Kibana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 xml:space="preserve">Vision corrélée de l'ensemble des logs d'une </w:t>
            </w:r>
            <w:r>
              <w:lastRenderedPageBreak/>
              <w:t>chaéne applicative dont les formats sont différents ou issus de produits différents</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Discover</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Kibana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Les requétes de type search ne fonctionnent pas alors qu'elles sont ok par l'API</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0"/>
                <w:szCs w:val="20"/>
              </w:rPr>
            </w:pP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4"/>
                <w:szCs w:val="24"/>
              </w:rPr>
            </w:pPr>
            <w:r>
              <w:t>Utilisation d'un ALIAS</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Utilisation de filtres</w:t>
            </w: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Visualisation</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Impossible de constituer un Dataset é partir d'une requéte complexe en input d'une visualisation, seulement un index, un alias ou un search statique</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4"/>
                <w:szCs w:val="24"/>
              </w:rPr>
            </w:pPr>
            <w:r>
              <w:t>Pas de possibilité d'ajouter un champ calculé</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pPr>
              <w:rPr>
                <w:sz w:val="24"/>
                <w:szCs w:val="24"/>
              </w:rPr>
            </w:pPr>
            <w:r>
              <w:t>Légende tronquée</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Kibana</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Variabilisation de la matiére difficile (exemple le code ADABO)</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Kibana Space</w:t>
            </w:r>
          </w:p>
        </w:tc>
        <w:tc>
          <w:tcPr>
            <w:tcW w:w="0" w:type="auto"/>
            <w:tcBorders>
              <w:top w:val="nil"/>
              <w:left w:val="nil"/>
              <w:bottom w:val="nil"/>
              <w:right w:val="nil"/>
            </w:tcBorders>
            <w:shd w:val="clear" w:color="auto" w:fill="FFFFFF"/>
            <w:tcMar>
              <w:top w:w="45" w:type="dxa"/>
              <w:left w:w="90" w:type="dxa"/>
              <w:bottom w:w="45" w:type="dxa"/>
              <w:right w:w="90" w:type="dxa"/>
            </w:tcMar>
            <w:hideMark/>
          </w:tcPr>
          <w:p w:rsidR="00A95930" w:rsidRDefault="00A95930">
            <w:r>
              <w:t>Un seul niveau de Space, pas d'approche en Drill-Down.</w:t>
            </w: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r w:rsidR="00A95930" w:rsidTr="00A95930">
        <w:trPr>
          <w:tblCellSpacing w:w="15" w:type="dxa"/>
        </w:trPr>
        <w:tc>
          <w:tcPr>
            <w:tcW w:w="0" w:type="auto"/>
            <w:shd w:val="clear" w:color="auto" w:fill="BFCFDA"/>
            <w:vAlign w:val="center"/>
            <w:hideMark/>
          </w:tcPr>
          <w:p w:rsidR="00A95930" w:rsidRDefault="00A95930"/>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c>
          <w:tcPr>
            <w:tcW w:w="0" w:type="auto"/>
            <w:shd w:val="clear" w:color="auto" w:fill="BFCFDA"/>
            <w:vAlign w:val="center"/>
            <w:hideMark/>
          </w:tcPr>
          <w:p w:rsidR="00A95930" w:rsidRDefault="00A95930">
            <w:pPr>
              <w:rPr>
                <w:sz w:val="20"/>
                <w:szCs w:val="20"/>
              </w:rPr>
            </w:pPr>
          </w:p>
        </w:tc>
      </w:tr>
    </w:tbl>
    <w:p w:rsidR="00A95930" w:rsidRPr="00A95930" w:rsidRDefault="00A95930" w:rsidP="00A959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000000"/>
          <w:sz w:val="20"/>
          <w:szCs w:val="20"/>
          <w:lang w:eastAsia="fr-FR"/>
        </w:rPr>
      </w:pPr>
      <w:bookmarkStart w:id="16" w:name="_GoBack"/>
      <w:bookmarkEnd w:id="16"/>
    </w:p>
    <w:sectPr w:rsidR="00A95930" w:rsidRPr="00A9593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86323"/>
    <w:multiLevelType w:val="multilevel"/>
    <w:tmpl w:val="1212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35518"/>
    <w:multiLevelType w:val="multilevel"/>
    <w:tmpl w:val="78FA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3301E"/>
    <w:multiLevelType w:val="multilevel"/>
    <w:tmpl w:val="5314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1D0E2C"/>
    <w:multiLevelType w:val="multilevel"/>
    <w:tmpl w:val="B38C7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4C266A"/>
    <w:multiLevelType w:val="multilevel"/>
    <w:tmpl w:val="C7861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BF2258"/>
    <w:multiLevelType w:val="multilevel"/>
    <w:tmpl w:val="809E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F93DAF"/>
    <w:multiLevelType w:val="multilevel"/>
    <w:tmpl w:val="27D4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1635B3"/>
    <w:multiLevelType w:val="multilevel"/>
    <w:tmpl w:val="9CBA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51D50"/>
    <w:multiLevelType w:val="multilevel"/>
    <w:tmpl w:val="542C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9C5A9E"/>
    <w:multiLevelType w:val="multilevel"/>
    <w:tmpl w:val="34D8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063F57"/>
    <w:multiLevelType w:val="multilevel"/>
    <w:tmpl w:val="7D92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962A90"/>
    <w:multiLevelType w:val="multilevel"/>
    <w:tmpl w:val="02AE3C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40343D"/>
    <w:multiLevelType w:val="multilevel"/>
    <w:tmpl w:val="91A6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65343E"/>
    <w:multiLevelType w:val="multilevel"/>
    <w:tmpl w:val="FD42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A13786"/>
    <w:multiLevelType w:val="multilevel"/>
    <w:tmpl w:val="A09C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3300B5"/>
    <w:multiLevelType w:val="multilevel"/>
    <w:tmpl w:val="7A963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FF6C8F"/>
    <w:multiLevelType w:val="multilevel"/>
    <w:tmpl w:val="E1A65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A6F1B0E"/>
    <w:multiLevelType w:val="multilevel"/>
    <w:tmpl w:val="46F0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CF60F12"/>
    <w:multiLevelType w:val="multilevel"/>
    <w:tmpl w:val="99E8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4459E2"/>
    <w:multiLevelType w:val="multilevel"/>
    <w:tmpl w:val="EDD0D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A64E9B"/>
    <w:multiLevelType w:val="multilevel"/>
    <w:tmpl w:val="965A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C41C0F"/>
    <w:multiLevelType w:val="multilevel"/>
    <w:tmpl w:val="351E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513137"/>
    <w:multiLevelType w:val="multilevel"/>
    <w:tmpl w:val="9F1A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C926D6"/>
    <w:multiLevelType w:val="multilevel"/>
    <w:tmpl w:val="5168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F07FF8"/>
    <w:multiLevelType w:val="multilevel"/>
    <w:tmpl w:val="1DF4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1CB4F70"/>
    <w:multiLevelType w:val="multilevel"/>
    <w:tmpl w:val="9E66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025D7D"/>
    <w:multiLevelType w:val="multilevel"/>
    <w:tmpl w:val="8AE2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519097D"/>
    <w:multiLevelType w:val="multilevel"/>
    <w:tmpl w:val="5AAC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58D723D"/>
    <w:multiLevelType w:val="multilevel"/>
    <w:tmpl w:val="9A60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5B277A3"/>
    <w:multiLevelType w:val="multilevel"/>
    <w:tmpl w:val="060C4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9B61BE1"/>
    <w:multiLevelType w:val="multilevel"/>
    <w:tmpl w:val="5ED0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D712614"/>
    <w:multiLevelType w:val="multilevel"/>
    <w:tmpl w:val="FCB6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00D37AF"/>
    <w:multiLevelType w:val="multilevel"/>
    <w:tmpl w:val="072A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23A4C51"/>
    <w:multiLevelType w:val="multilevel"/>
    <w:tmpl w:val="1A44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5B1679"/>
    <w:multiLevelType w:val="multilevel"/>
    <w:tmpl w:val="A0A8C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52525DC"/>
    <w:multiLevelType w:val="multilevel"/>
    <w:tmpl w:val="47D8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5EF0C8D"/>
    <w:multiLevelType w:val="multilevel"/>
    <w:tmpl w:val="685A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9724625"/>
    <w:multiLevelType w:val="multilevel"/>
    <w:tmpl w:val="5A2E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9B23C45"/>
    <w:multiLevelType w:val="multilevel"/>
    <w:tmpl w:val="ABD6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A286B50"/>
    <w:multiLevelType w:val="multilevel"/>
    <w:tmpl w:val="3622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E2624F9"/>
    <w:multiLevelType w:val="multilevel"/>
    <w:tmpl w:val="55B2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FFB6AA5"/>
    <w:multiLevelType w:val="multilevel"/>
    <w:tmpl w:val="333E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1A82899"/>
    <w:multiLevelType w:val="multilevel"/>
    <w:tmpl w:val="82A4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6AA6142"/>
    <w:multiLevelType w:val="multilevel"/>
    <w:tmpl w:val="CFA0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8CD4924"/>
    <w:multiLevelType w:val="multilevel"/>
    <w:tmpl w:val="3EB61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8FF5E23"/>
    <w:multiLevelType w:val="multilevel"/>
    <w:tmpl w:val="8216F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B2F29CD"/>
    <w:multiLevelType w:val="multilevel"/>
    <w:tmpl w:val="AD62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B322336"/>
    <w:multiLevelType w:val="multilevel"/>
    <w:tmpl w:val="3508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B76AFD"/>
    <w:multiLevelType w:val="multilevel"/>
    <w:tmpl w:val="5E64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D1B04C7"/>
    <w:multiLevelType w:val="multilevel"/>
    <w:tmpl w:val="10E0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F2B1146"/>
    <w:multiLevelType w:val="multilevel"/>
    <w:tmpl w:val="C32C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FA13017"/>
    <w:multiLevelType w:val="multilevel"/>
    <w:tmpl w:val="610A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13F5ED1"/>
    <w:multiLevelType w:val="multilevel"/>
    <w:tmpl w:val="7B7C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3FC6A12"/>
    <w:multiLevelType w:val="multilevel"/>
    <w:tmpl w:val="F77A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5C01B3E"/>
    <w:multiLevelType w:val="multilevel"/>
    <w:tmpl w:val="C282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873162C"/>
    <w:multiLevelType w:val="multilevel"/>
    <w:tmpl w:val="9F92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BBA72BB"/>
    <w:multiLevelType w:val="multilevel"/>
    <w:tmpl w:val="6CB4B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2"/>
  </w:num>
  <w:num w:numId="2">
    <w:abstractNumId w:val="11"/>
  </w:num>
  <w:num w:numId="3">
    <w:abstractNumId w:val="12"/>
  </w:num>
  <w:num w:numId="4">
    <w:abstractNumId w:val="40"/>
  </w:num>
  <w:num w:numId="5">
    <w:abstractNumId w:val="24"/>
  </w:num>
  <w:num w:numId="6">
    <w:abstractNumId w:val="37"/>
  </w:num>
  <w:num w:numId="7">
    <w:abstractNumId w:val="39"/>
  </w:num>
  <w:num w:numId="8">
    <w:abstractNumId w:val="2"/>
  </w:num>
  <w:num w:numId="9">
    <w:abstractNumId w:val="4"/>
  </w:num>
  <w:num w:numId="10">
    <w:abstractNumId w:val="19"/>
  </w:num>
  <w:num w:numId="11">
    <w:abstractNumId w:val="48"/>
  </w:num>
  <w:num w:numId="12">
    <w:abstractNumId w:val="23"/>
  </w:num>
  <w:num w:numId="13">
    <w:abstractNumId w:val="38"/>
  </w:num>
  <w:num w:numId="14">
    <w:abstractNumId w:val="22"/>
  </w:num>
  <w:num w:numId="15">
    <w:abstractNumId w:val="56"/>
  </w:num>
  <w:num w:numId="16">
    <w:abstractNumId w:val="52"/>
  </w:num>
  <w:num w:numId="17">
    <w:abstractNumId w:val="36"/>
  </w:num>
  <w:num w:numId="18">
    <w:abstractNumId w:val="20"/>
  </w:num>
  <w:num w:numId="19">
    <w:abstractNumId w:val="7"/>
  </w:num>
  <w:num w:numId="20">
    <w:abstractNumId w:val="3"/>
  </w:num>
  <w:num w:numId="21">
    <w:abstractNumId w:val="26"/>
  </w:num>
  <w:num w:numId="22">
    <w:abstractNumId w:val="33"/>
  </w:num>
  <w:num w:numId="23">
    <w:abstractNumId w:val="50"/>
  </w:num>
  <w:num w:numId="24">
    <w:abstractNumId w:val="47"/>
  </w:num>
  <w:num w:numId="25">
    <w:abstractNumId w:val="1"/>
  </w:num>
  <w:num w:numId="26">
    <w:abstractNumId w:val="13"/>
  </w:num>
  <w:num w:numId="27">
    <w:abstractNumId w:val="34"/>
  </w:num>
  <w:num w:numId="28">
    <w:abstractNumId w:val="27"/>
  </w:num>
  <w:num w:numId="29">
    <w:abstractNumId w:val="17"/>
  </w:num>
  <w:num w:numId="30">
    <w:abstractNumId w:val="8"/>
  </w:num>
  <w:num w:numId="31">
    <w:abstractNumId w:val="45"/>
  </w:num>
  <w:num w:numId="32">
    <w:abstractNumId w:val="16"/>
  </w:num>
  <w:num w:numId="33">
    <w:abstractNumId w:val="14"/>
  </w:num>
  <w:num w:numId="34">
    <w:abstractNumId w:val="0"/>
  </w:num>
  <w:num w:numId="35">
    <w:abstractNumId w:val="5"/>
  </w:num>
  <w:num w:numId="36">
    <w:abstractNumId w:val="41"/>
  </w:num>
  <w:num w:numId="37">
    <w:abstractNumId w:val="6"/>
  </w:num>
  <w:num w:numId="38">
    <w:abstractNumId w:val="35"/>
  </w:num>
  <w:num w:numId="39">
    <w:abstractNumId w:val="9"/>
  </w:num>
  <w:num w:numId="40">
    <w:abstractNumId w:val="29"/>
  </w:num>
  <w:num w:numId="41">
    <w:abstractNumId w:val="46"/>
  </w:num>
  <w:num w:numId="42">
    <w:abstractNumId w:val="51"/>
  </w:num>
  <w:num w:numId="43">
    <w:abstractNumId w:val="54"/>
  </w:num>
  <w:num w:numId="44">
    <w:abstractNumId w:val="25"/>
  </w:num>
  <w:num w:numId="45">
    <w:abstractNumId w:val="30"/>
  </w:num>
  <w:num w:numId="46">
    <w:abstractNumId w:val="49"/>
  </w:num>
  <w:num w:numId="47">
    <w:abstractNumId w:val="10"/>
  </w:num>
  <w:num w:numId="48">
    <w:abstractNumId w:val="15"/>
  </w:num>
  <w:num w:numId="49">
    <w:abstractNumId w:val="44"/>
  </w:num>
  <w:num w:numId="50">
    <w:abstractNumId w:val="21"/>
  </w:num>
  <w:num w:numId="51">
    <w:abstractNumId w:val="55"/>
  </w:num>
  <w:num w:numId="52">
    <w:abstractNumId w:val="53"/>
  </w:num>
  <w:num w:numId="53">
    <w:abstractNumId w:val="28"/>
  </w:num>
  <w:num w:numId="54">
    <w:abstractNumId w:val="31"/>
  </w:num>
  <w:num w:numId="55">
    <w:abstractNumId w:val="43"/>
  </w:num>
  <w:num w:numId="56">
    <w:abstractNumId w:val="18"/>
  </w:num>
  <w:num w:numId="57">
    <w:abstractNumId w:val="3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930"/>
    <w:rsid w:val="00A95930"/>
    <w:rsid w:val="00AB68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1B18C"/>
  <w15:chartTrackingRefBased/>
  <w15:docId w15:val="{2B04E02A-6D7C-4585-A995-DCDCC5399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959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A959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A959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A9593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link w:val="Titre5Car"/>
    <w:uiPriority w:val="9"/>
    <w:qFormat/>
    <w:rsid w:val="00A95930"/>
    <w:p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basedOn w:val="Policepardfaut"/>
    <w:link w:val="Titre5"/>
    <w:uiPriority w:val="9"/>
    <w:rsid w:val="00A95930"/>
    <w:rPr>
      <w:rFonts w:ascii="Times New Roman" w:eastAsia="Times New Roman" w:hAnsi="Times New Roman" w:cs="Times New Roman"/>
      <w:b/>
      <w:bCs/>
      <w:sz w:val="20"/>
      <w:szCs w:val="20"/>
      <w:lang w:eastAsia="fr-FR"/>
    </w:rPr>
  </w:style>
  <w:style w:type="paragraph" w:styleId="NormalWeb">
    <w:name w:val="Normal (Web)"/>
    <w:basedOn w:val="Normal"/>
    <w:uiPriority w:val="99"/>
    <w:semiHidden/>
    <w:unhideWhenUsed/>
    <w:rsid w:val="00A9593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95930"/>
    <w:rPr>
      <w:b/>
      <w:bCs/>
    </w:rPr>
  </w:style>
  <w:style w:type="character" w:styleId="Lienhypertexte">
    <w:name w:val="Hyperlink"/>
    <w:basedOn w:val="Policepardfaut"/>
    <w:uiPriority w:val="99"/>
    <w:semiHidden/>
    <w:unhideWhenUsed/>
    <w:rsid w:val="00A95930"/>
    <w:rPr>
      <w:color w:val="0000FF"/>
      <w:u w:val="single"/>
    </w:rPr>
  </w:style>
  <w:style w:type="character" w:styleId="Accentuation">
    <w:name w:val="Emphasis"/>
    <w:basedOn w:val="Policepardfaut"/>
    <w:uiPriority w:val="20"/>
    <w:qFormat/>
    <w:rsid w:val="00A95930"/>
    <w:rPr>
      <w:i/>
      <w:iCs/>
    </w:rPr>
  </w:style>
  <w:style w:type="paragraph" w:styleId="PrformatHTML">
    <w:name w:val="HTML Preformatted"/>
    <w:basedOn w:val="Normal"/>
    <w:link w:val="PrformatHTMLCar"/>
    <w:uiPriority w:val="99"/>
    <w:semiHidden/>
    <w:unhideWhenUsed/>
    <w:rsid w:val="00A95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95930"/>
    <w:rPr>
      <w:rFonts w:ascii="Courier New" w:eastAsia="Times New Roman" w:hAnsi="Courier New" w:cs="Courier New"/>
      <w:sz w:val="20"/>
      <w:szCs w:val="20"/>
      <w:lang w:eastAsia="fr-FR"/>
    </w:rPr>
  </w:style>
  <w:style w:type="character" w:customStyle="1" w:styleId="phabricator-remarkup-embed-layout-name">
    <w:name w:val="phabricator-remarkup-embed-layout-name"/>
    <w:basedOn w:val="Policepardfaut"/>
    <w:rsid w:val="00A95930"/>
  </w:style>
  <w:style w:type="character" w:customStyle="1" w:styleId="phabricator-remarkup-embed-layout-info">
    <w:name w:val="phabricator-remarkup-embed-layout-info"/>
    <w:basedOn w:val="Policepardfaut"/>
    <w:rsid w:val="00A95930"/>
  </w:style>
  <w:style w:type="character" w:customStyle="1" w:styleId="remarkup-highlight">
    <w:name w:val="remarkup-highlight"/>
    <w:basedOn w:val="Policepardfaut"/>
    <w:rsid w:val="00A95930"/>
  </w:style>
  <w:style w:type="character" w:customStyle="1" w:styleId="Titre3Car">
    <w:name w:val="Titre 3 Car"/>
    <w:basedOn w:val="Policepardfaut"/>
    <w:link w:val="Titre3"/>
    <w:uiPriority w:val="9"/>
    <w:semiHidden/>
    <w:rsid w:val="00A95930"/>
    <w:rPr>
      <w:rFonts w:asciiTheme="majorHAnsi" w:eastAsiaTheme="majorEastAsia" w:hAnsiTheme="majorHAnsi" w:cstheme="majorBidi"/>
      <w:color w:val="1F4D78" w:themeColor="accent1" w:themeShade="7F"/>
      <w:sz w:val="24"/>
      <w:szCs w:val="24"/>
    </w:rPr>
  </w:style>
  <w:style w:type="character" w:customStyle="1" w:styleId="phui-header-header">
    <w:name w:val="phui-header-header"/>
    <w:basedOn w:val="Policepardfaut"/>
    <w:rsid w:val="00A95930"/>
  </w:style>
  <w:style w:type="character" w:customStyle="1" w:styleId="Titre2Car">
    <w:name w:val="Titre 2 Car"/>
    <w:basedOn w:val="Policepardfaut"/>
    <w:link w:val="Titre2"/>
    <w:uiPriority w:val="9"/>
    <w:semiHidden/>
    <w:rsid w:val="00A95930"/>
    <w:rPr>
      <w:rFonts w:asciiTheme="majorHAnsi" w:eastAsiaTheme="majorEastAsia" w:hAnsiTheme="majorHAnsi" w:cstheme="majorBidi"/>
      <w:color w:val="2E74B5" w:themeColor="accent1" w:themeShade="BF"/>
      <w:sz w:val="26"/>
      <w:szCs w:val="26"/>
    </w:rPr>
  </w:style>
  <w:style w:type="character" w:customStyle="1" w:styleId="remarkup-note-word">
    <w:name w:val="remarkup-note-word"/>
    <w:basedOn w:val="Policepardfaut"/>
    <w:rsid w:val="00A95930"/>
  </w:style>
  <w:style w:type="paragraph" w:styleId="z-Hautduformulaire">
    <w:name w:val="HTML Top of Form"/>
    <w:basedOn w:val="Normal"/>
    <w:next w:val="Normal"/>
    <w:link w:val="z-HautduformulaireCar"/>
    <w:hidden/>
    <w:uiPriority w:val="99"/>
    <w:semiHidden/>
    <w:unhideWhenUsed/>
    <w:rsid w:val="00A95930"/>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A95930"/>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A95930"/>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A95930"/>
    <w:rPr>
      <w:rFonts w:ascii="Arial" w:eastAsia="Times New Roman" w:hAnsi="Arial" w:cs="Arial"/>
      <w:vanish/>
      <w:sz w:val="16"/>
      <w:szCs w:val="16"/>
      <w:lang w:eastAsia="fr-FR"/>
    </w:rPr>
  </w:style>
  <w:style w:type="character" w:customStyle="1" w:styleId="phabricator-remarkup-mention-unknown">
    <w:name w:val="phabricator-remarkup-mention-unknown"/>
    <w:basedOn w:val="Policepardfaut"/>
    <w:rsid w:val="00A95930"/>
  </w:style>
  <w:style w:type="character" w:customStyle="1" w:styleId="Titre1Car">
    <w:name w:val="Titre 1 Car"/>
    <w:basedOn w:val="Policepardfaut"/>
    <w:link w:val="Titre1"/>
    <w:uiPriority w:val="9"/>
    <w:rsid w:val="00A95930"/>
    <w:rPr>
      <w:rFonts w:asciiTheme="majorHAnsi" w:eastAsiaTheme="majorEastAsia" w:hAnsiTheme="majorHAnsi" w:cstheme="majorBidi"/>
      <w:color w:val="2E74B5" w:themeColor="accent1" w:themeShade="BF"/>
      <w:sz w:val="32"/>
      <w:szCs w:val="32"/>
    </w:rPr>
  </w:style>
  <w:style w:type="character" w:customStyle="1" w:styleId="phui-tag-core">
    <w:name w:val="phui-tag-core"/>
    <w:basedOn w:val="Policepardfaut"/>
    <w:rsid w:val="00A95930"/>
  </w:style>
  <w:style w:type="character" w:customStyle="1" w:styleId="policy-header-callout">
    <w:name w:val="policy-header-callout"/>
    <w:basedOn w:val="Policepardfaut"/>
    <w:rsid w:val="00A95930"/>
  </w:style>
  <w:style w:type="character" w:customStyle="1" w:styleId="perfect-circle">
    <w:name w:val="perfect-circle"/>
    <w:basedOn w:val="Policepardfaut"/>
    <w:rsid w:val="00A95930"/>
  </w:style>
  <w:style w:type="character" w:customStyle="1" w:styleId="Titre4Car">
    <w:name w:val="Titre 4 Car"/>
    <w:basedOn w:val="Policepardfaut"/>
    <w:link w:val="Titre4"/>
    <w:uiPriority w:val="9"/>
    <w:semiHidden/>
    <w:rsid w:val="00A9593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3449">
      <w:bodyDiv w:val="1"/>
      <w:marLeft w:val="0"/>
      <w:marRight w:val="0"/>
      <w:marTop w:val="0"/>
      <w:marBottom w:val="0"/>
      <w:divBdr>
        <w:top w:val="none" w:sz="0" w:space="0" w:color="auto"/>
        <w:left w:val="none" w:sz="0" w:space="0" w:color="auto"/>
        <w:bottom w:val="none" w:sz="0" w:space="0" w:color="auto"/>
        <w:right w:val="none" w:sz="0" w:space="0" w:color="auto"/>
      </w:divBdr>
      <w:divsChild>
        <w:div w:id="1946960829">
          <w:marLeft w:val="0"/>
          <w:marRight w:val="0"/>
          <w:marTop w:val="0"/>
          <w:marBottom w:val="0"/>
          <w:divBdr>
            <w:top w:val="none" w:sz="0" w:space="0" w:color="auto"/>
            <w:left w:val="none" w:sz="0" w:space="0" w:color="auto"/>
            <w:bottom w:val="none" w:sz="0" w:space="0" w:color="auto"/>
            <w:right w:val="none" w:sz="0" w:space="0" w:color="auto"/>
          </w:divBdr>
          <w:divsChild>
            <w:div w:id="620846950">
              <w:marLeft w:val="0"/>
              <w:marRight w:val="0"/>
              <w:marTop w:val="0"/>
              <w:marBottom w:val="0"/>
              <w:divBdr>
                <w:top w:val="none" w:sz="0" w:space="0" w:color="auto"/>
                <w:left w:val="none" w:sz="0" w:space="0" w:color="auto"/>
                <w:bottom w:val="none" w:sz="0" w:space="0" w:color="auto"/>
                <w:right w:val="none" w:sz="0" w:space="0" w:color="auto"/>
              </w:divBdr>
            </w:div>
          </w:divsChild>
        </w:div>
        <w:div w:id="397096563">
          <w:marLeft w:val="0"/>
          <w:marRight w:val="0"/>
          <w:marTop w:val="0"/>
          <w:marBottom w:val="0"/>
          <w:divBdr>
            <w:top w:val="none" w:sz="0" w:space="0" w:color="auto"/>
            <w:left w:val="none" w:sz="0" w:space="0" w:color="auto"/>
            <w:bottom w:val="none" w:sz="0" w:space="0" w:color="auto"/>
            <w:right w:val="none" w:sz="0" w:space="0" w:color="auto"/>
          </w:divBdr>
          <w:divsChild>
            <w:div w:id="1598518701">
              <w:marLeft w:val="240"/>
              <w:marRight w:val="240"/>
              <w:marTop w:val="240"/>
              <w:marBottom w:val="0"/>
              <w:divBdr>
                <w:top w:val="single" w:sz="6" w:space="9" w:color="BFCFDA"/>
                <w:left w:val="single" w:sz="6" w:space="9" w:color="BFCFDA"/>
                <w:bottom w:val="single" w:sz="6" w:space="3" w:color="BFCFDA"/>
                <w:right w:val="single" w:sz="6" w:space="9" w:color="BFCFDA"/>
              </w:divBdr>
              <w:divsChild>
                <w:div w:id="38671097">
                  <w:marLeft w:val="60"/>
                  <w:marRight w:val="60"/>
                  <w:marTop w:val="0"/>
                  <w:marBottom w:val="0"/>
                  <w:divBdr>
                    <w:top w:val="single" w:sz="6" w:space="12" w:color="EBECEE"/>
                    <w:left w:val="none" w:sz="0" w:space="0" w:color="auto"/>
                    <w:bottom w:val="none" w:sz="0" w:space="12" w:color="auto"/>
                    <w:right w:val="none" w:sz="0" w:space="0" w:color="auto"/>
                  </w:divBdr>
                  <w:divsChild>
                    <w:div w:id="1398238114">
                      <w:marLeft w:val="0"/>
                      <w:marRight w:val="0"/>
                      <w:marTop w:val="0"/>
                      <w:marBottom w:val="0"/>
                      <w:divBdr>
                        <w:top w:val="none" w:sz="0" w:space="0" w:color="auto"/>
                        <w:left w:val="none" w:sz="0" w:space="0" w:color="auto"/>
                        <w:bottom w:val="none" w:sz="0" w:space="0" w:color="auto"/>
                        <w:right w:val="none" w:sz="0" w:space="0" w:color="auto"/>
                      </w:divBdr>
                    </w:div>
                    <w:div w:id="136428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64109">
      <w:bodyDiv w:val="1"/>
      <w:marLeft w:val="0"/>
      <w:marRight w:val="0"/>
      <w:marTop w:val="0"/>
      <w:marBottom w:val="0"/>
      <w:divBdr>
        <w:top w:val="none" w:sz="0" w:space="0" w:color="auto"/>
        <w:left w:val="none" w:sz="0" w:space="0" w:color="auto"/>
        <w:bottom w:val="none" w:sz="0" w:space="0" w:color="auto"/>
        <w:right w:val="none" w:sz="0" w:space="0" w:color="auto"/>
      </w:divBdr>
    </w:div>
    <w:div w:id="440616026">
      <w:bodyDiv w:val="1"/>
      <w:marLeft w:val="0"/>
      <w:marRight w:val="0"/>
      <w:marTop w:val="0"/>
      <w:marBottom w:val="0"/>
      <w:divBdr>
        <w:top w:val="none" w:sz="0" w:space="0" w:color="auto"/>
        <w:left w:val="none" w:sz="0" w:space="0" w:color="auto"/>
        <w:bottom w:val="none" w:sz="0" w:space="0" w:color="auto"/>
        <w:right w:val="none" w:sz="0" w:space="0" w:color="auto"/>
      </w:divBdr>
    </w:div>
    <w:div w:id="627207203">
      <w:bodyDiv w:val="1"/>
      <w:marLeft w:val="0"/>
      <w:marRight w:val="0"/>
      <w:marTop w:val="0"/>
      <w:marBottom w:val="0"/>
      <w:divBdr>
        <w:top w:val="none" w:sz="0" w:space="0" w:color="auto"/>
        <w:left w:val="none" w:sz="0" w:space="0" w:color="auto"/>
        <w:bottom w:val="none" w:sz="0" w:space="0" w:color="auto"/>
        <w:right w:val="none" w:sz="0" w:space="0" w:color="auto"/>
      </w:divBdr>
    </w:div>
    <w:div w:id="657072108">
      <w:bodyDiv w:val="1"/>
      <w:marLeft w:val="0"/>
      <w:marRight w:val="0"/>
      <w:marTop w:val="0"/>
      <w:marBottom w:val="0"/>
      <w:divBdr>
        <w:top w:val="none" w:sz="0" w:space="0" w:color="auto"/>
        <w:left w:val="none" w:sz="0" w:space="0" w:color="auto"/>
        <w:bottom w:val="none" w:sz="0" w:space="0" w:color="auto"/>
        <w:right w:val="none" w:sz="0" w:space="0" w:color="auto"/>
      </w:divBdr>
    </w:div>
    <w:div w:id="730813258">
      <w:bodyDiv w:val="1"/>
      <w:marLeft w:val="0"/>
      <w:marRight w:val="0"/>
      <w:marTop w:val="0"/>
      <w:marBottom w:val="0"/>
      <w:divBdr>
        <w:top w:val="none" w:sz="0" w:space="0" w:color="auto"/>
        <w:left w:val="none" w:sz="0" w:space="0" w:color="auto"/>
        <w:bottom w:val="none" w:sz="0" w:space="0" w:color="auto"/>
        <w:right w:val="none" w:sz="0" w:space="0" w:color="auto"/>
      </w:divBdr>
      <w:divsChild>
        <w:div w:id="1702392428">
          <w:marLeft w:val="0"/>
          <w:marRight w:val="0"/>
          <w:marTop w:val="240"/>
          <w:marBottom w:val="240"/>
          <w:divBdr>
            <w:top w:val="none" w:sz="0" w:space="0" w:color="auto"/>
            <w:left w:val="none" w:sz="0" w:space="0" w:color="auto"/>
            <w:bottom w:val="none" w:sz="0" w:space="0" w:color="auto"/>
            <w:right w:val="none" w:sz="0" w:space="0" w:color="auto"/>
          </w:divBdr>
        </w:div>
        <w:div w:id="875698607">
          <w:marLeft w:val="0"/>
          <w:marRight w:val="0"/>
          <w:marTop w:val="240"/>
          <w:marBottom w:val="240"/>
          <w:divBdr>
            <w:top w:val="none" w:sz="0" w:space="0" w:color="auto"/>
            <w:left w:val="none" w:sz="0" w:space="0" w:color="auto"/>
            <w:bottom w:val="none" w:sz="0" w:space="0" w:color="auto"/>
            <w:right w:val="none" w:sz="0" w:space="0" w:color="auto"/>
          </w:divBdr>
        </w:div>
        <w:div w:id="1872108046">
          <w:marLeft w:val="0"/>
          <w:marRight w:val="0"/>
          <w:marTop w:val="240"/>
          <w:marBottom w:val="240"/>
          <w:divBdr>
            <w:top w:val="none" w:sz="0" w:space="0" w:color="auto"/>
            <w:left w:val="none" w:sz="0" w:space="0" w:color="auto"/>
            <w:bottom w:val="none" w:sz="0" w:space="0" w:color="auto"/>
            <w:right w:val="none" w:sz="0" w:space="0" w:color="auto"/>
          </w:divBdr>
        </w:div>
      </w:divsChild>
    </w:div>
    <w:div w:id="741755066">
      <w:bodyDiv w:val="1"/>
      <w:marLeft w:val="0"/>
      <w:marRight w:val="0"/>
      <w:marTop w:val="0"/>
      <w:marBottom w:val="0"/>
      <w:divBdr>
        <w:top w:val="none" w:sz="0" w:space="0" w:color="auto"/>
        <w:left w:val="none" w:sz="0" w:space="0" w:color="auto"/>
        <w:bottom w:val="none" w:sz="0" w:space="0" w:color="auto"/>
        <w:right w:val="none" w:sz="0" w:space="0" w:color="auto"/>
      </w:divBdr>
      <w:divsChild>
        <w:div w:id="630592030">
          <w:marLeft w:val="0"/>
          <w:marRight w:val="0"/>
          <w:marTop w:val="240"/>
          <w:marBottom w:val="240"/>
          <w:divBdr>
            <w:top w:val="none" w:sz="0" w:space="0" w:color="auto"/>
            <w:left w:val="none" w:sz="0" w:space="0" w:color="auto"/>
            <w:bottom w:val="none" w:sz="0" w:space="0" w:color="auto"/>
            <w:right w:val="none" w:sz="0" w:space="0" w:color="auto"/>
          </w:divBdr>
        </w:div>
        <w:div w:id="1846675905">
          <w:marLeft w:val="0"/>
          <w:marRight w:val="0"/>
          <w:marTop w:val="240"/>
          <w:marBottom w:val="240"/>
          <w:divBdr>
            <w:top w:val="none" w:sz="0" w:space="0" w:color="auto"/>
            <w:left w:val="none" w:sz="0" w:space="0" w:color="auto"/>
            <w:bottom w:val="none" w:sz="0" w:space="0" w:color="auto"/>
            <w:right w:val="none" w:sz="0" w:space="0" w:color="auto"/>
          </w:divBdr>
        </w:div>
        <w:div w:id="1193835769">
          <w:marLeft w:val="0"/>
          <w:marRight w:val="0"/>
          <w:marTop w:val="240"/>
          <w:marBottom w:val="240"/>
          <w:divBdr>
            <w:top w:val="none" w:sz="0" w:space="0" w:color="auto"/>
            <w:left w:val="none" w:sz="0" w:space="0" w:color="auto"/>
            <w:bottom w:val="none" w:sz="0" w:space="0" w:color="auto"/>
            <w:right w:val="none" w:sz="0" w:space="0" w:color="auto"/>
          </w:divBdr>
        </w:div>
        <w:div w:id="12925879">
          <w:marLeft w:val="0"/>
          <w:marRight w:val="0"/>
          <w:marTop w:val="240"/>
          <w:marBottom w:val="240"/>
          <w:divBdr>
            <w:top w:val="none" w:sz="0" w:space="0" w:color="auto"/>
            <w:left w:val="none" w:sz="0" w:space="0" w:color="auto"/>
            <w:bottom w:val="none" w:sz="0" w:space="0" w:color="auto"/>
            <w:right w:val="none" w:sz="0" w:space="0" w:color="auto"/>
          </w:divBdr>
        </w:div>
        <w:div w:id="1865745470">
          <w:marLeft w:val="0"/>
          <w:marRight w:val="0"/>
          <w:marTop w:val="240"/>
          <w:marBottom w:val="240"/>
          <w:divBdr>
            <w:top w:val="none" w:sz="0" w:space="0" w:color="auto"/>
            <w:left w:val="none" w:sz="0" w:space="0" w:color="auto"/>
            <w:bottom w:val="none" w:sz="0" w:space="0" w:color="auto"/>
            <w:right w:val="none" w:sz="0" w:space="0" w:color="auto"/>
          </w:divBdr>
        </w:div>
        <w:div w:id="931356244">
          <w:marLeft w:val="0"/>
          <w:marRight w:val="0"/>
          <w:marTop w:val="240"/>
          <w:marBottom w:val="240"/>
          <w:divBdr>
            <w:top w:val="none" w:sz="0" w:space="0" w:color="auto"/>
            <w:left w:val="none" w:sz="0" w:space="0" w:color="auto"/>
            <w:bottom w:val="none" w:sz="0" w:space="0" w:color="auto"/>
            <w:right w:val="none" w:sz="0" w:space="0" w:color="auto"/>
          </w:divBdr>
        </w:div>
        <w:div w:id="792867244">
          <w:marLeft w:val="0"/>
          <w:marRight w:val="0"/>
          <w:marTop w:val="240"/>
          <w:marBottom w:val="240"/>
          <w:divBdr>
            <w:top w:val="none" w:sz="0" w:space="0" w:color="auto"/>
            <w:left w:val="none" w:sz="0" w:space="0" w:color="auto"/>
            <w:bottom w:val="none" w:sz="0" w:space="0" w:color="auto"/>
            <w:right w:val="none" w:sz="0" w:space="0" w:color="auto"/>
          </w:divBdr>
        </w:div>
      </w:divsChild>
    </w:div>
    <w:div w:id="756171662">
      <w:bodyDiv w:val="1"/>
      <w:marLeft w:val="0"/>
      <w:marRight w:val="0"/>
      <w:marTop w:val="0"/>
      <w:marBottom w:val="0"/>
      <w:divBdr>
        <w:top w:val="none" w:sz="0" w:space="0" w:color="auto"/>
        <w:left w:val="none" w:sz="0" w:space="0" w:color="auto"/>
        <w:bottom w:val="none" w:sz="0" w:space="0" w:color="auto"/>
        <w:right w:val="none" w:sz="0" w:space="0" w:color="auto"/>
      </w:divBdr>
    </w:div>
    <w:div w:id="795411439">
      <w:bodyDiv w:val="1"/>
      <w:marLeft w:val="0"/>
      <w:marRight w:val="0"/>
      <w:marTop w:val="0"/>
      <w:marBottom w:val="0"/>
      <w:divBdr>
        <w:top w:val="none" w:sz="0" w:space="0" w:color="auto"/>
        <w:left w:val="none" w:sz="0" w:space="0" w:color="auto"/>
        <w:bottom w:val="none" w:sz="0" w:space="0" w:color="auto"/>
        <w:right w:val="none" w:sz="0" w:space="0" w:color="auto"/>
      </w:divBdr>
      <w:divsChild>
        <w:div w:id="1682849960">
          <w:marLeft w:val="0"/>
          <w:marRight w:val="0"/>
          <w:marTop w:val="0"/>
          <w:marBottom w:val="0"/>
          <w:divBdr>
            <w:top w:val="none" w:sz="0" w:space="0" w:color="auto"/>
            <w:left w:val="none" w:sz="0" w:space="0" w:color="auto"/>
            <w:bottom w:val="none" w:sz="0" w:space="0" w:color="auto"/>
            <w:right w:val="none" w:sz="0" w:space="0" w:color="auto"/>
          </w:divBdr>
          <w:divsChild>
            <w:div w:id="1067730801">
              <w:marLeft w:val="0"/>
              <w:marRight w:val="0"/>
              <w:marTop w:val="0"/>
              <w:marBottom w:val="0"/>
              <w:divBdr>
                <w:top w:val="none" w:sz="0" w:space="0" w:color="auto"/>
                <w:left w:val="none" w:sz="0" w:space="0" w:color="auto"/>
                <w:bottom w:val="none" w:sz="0" w:space="0" w:color="auto"/>
                <w:right w:val="none" w:sz="0" w:space="0" w:color="auto"/>
              </w:divBdr>
              <w:divsChild>
                <w:div w:id="1694839496">
                  <w:marLeft w:val="0"/>
                  <w:marRight w:val="0"/>
                  <w:marTop w:val="0"/>
                  <w:marBottom w:val="0"/>
                  <w:divBdr>
                    <w:top w:val="none" w:sz="0" w:space="0" w:color="auto"/>
                    <w:left w:val="none" w:sz="0" w:space="0" w:color="auto"/>
                    <w:bottom w:val="none" w:sz="0" w:space="0" w:color="auto"/>
                    <w:right w:val="none" w:sz="0" w:space="0" w:color="auto"/>
                  </w:divBdr>
                </w:div>
                <w:div w:id="1173300051">
                  <w:marLeft w:val="0"/>
                  <w:marRight w:val="0"/>
                  <w:marTop w:val="240"/>
                  <w:marBottom w:val="240"/>
                  <w:divBdr>
                    <w:top w:val="none" w:sz="0" w:space="0" w:color="auto"/>
                    <w:left w:val="none" w:sz="0" w:space="0" w:color="auto"/>
                    <w:bottom w:val="none" w:sz="0" w:space="0" w:color="auto"/>
                    <w:right w:val="none" w:sz="0" w:space="0" w:color="auto"/>
                  </w:divBdr>
                </w:div>
                <w:div w:id="1230922748">
                  <w:marLeft w:val="0"/>
                  <w:marRight w:val="0"/>
                  <w:marTop w:val="240"/>
                  <w:marBottom w:val="240"/>
                  <w:divBdr>
                    <w:top w:val="none" w:sz="0" w:space="9" w:color="auto"/>
                    <w:left w:val="single" w:sz="18" w:space="9" w:color="2980B9"/>
                    <w:bottom w:val="none" w:sz="0" w:space="9" w:color="auto"/>
                    <w:right w:val="none" w:sz="0" w:space="9" w:color="auto"/>
                  </w:divBdr>
                </w:div>
                <w:div w:id="1485967217">
                  <w:marLeft w:val="0"/>
                  <w:marRight w:val="0"/>
                  <w:marTop w:val="240"/>
                  <w:marBottom w:val="240"/>
                  <w:divBdr>
                    <w:top w:val="none" w:sz="0" w:space="9" w:color="auto"/>
                    <w:left w:val="single" w:sz="18" w:space="9" w:color="C0392B"/>
                    <w:bottom w:val="none" w:sz="0" w:space="9" w:color="auto"/>
                    <w:right w:val="none" w:sz="0" w:space="9" w:color="auto"/>
                  </w:divBdr>
                </w:div>
                <w:div w:id="1873492779">
                  <w:marLeft w:val="0"/>
                  <w:marRight w:val="0"/>
                  <w:marTop w:val="0"/>
                  <w:marBottom w:val="0"/>
                  <w:divBdr>
                    <w:top w:val="none" w:sz="0" w:space="0" w:color="auto"/>
                    <w:left w:val="none" w:sz="0" w:space="0" w:color="auto"/>
                    <w:bottom w:val="none" w:sz="0" w:space="0" w:color="auto"/>
                    <w:right w:val="none" w:sz="0" w:space="0" w:color="auto"/>
                  </w:divBdr>
                </w:div>
                <w:div w:id="1937324148">
                  <w:marLeft w:val="0"/>
                  <w:marRight w:val="0"/>
                  <w:marTop w:val="240"/>
                  <w:marBottom w:val="240"/>
                  <w:divBdr>
                    <w:top w:val="none" w:sz="0" w:space="9" w:color="auto"/>
                    <w:left w:val="single" w:sz="18" w:space="9" w:color="C0392B"/>
                    <w:bottom w:val="none" w:sz="0" w:space="9" w:color="auto"/>
                    <w:right w:val="none" w:sz="0" w:space="9" w:color="auto"/>
                  </w:divBdr>
                </w:div>
                <w:div w:id="2053075812">
                  <w:marLeft w:val="0"/>
                  <w:marRight w:val="0"/>
                  <w:marTop w:val="0"/>
                  <w:marBottom w:val="240"/>
                  <w:divBdr>
                    <w:top w:val="none" w:sz="0" w:space="9" w:color="auto"/>
                    <w:left w:val="single" w:sz="18" w:space="9" w:color="2980B9"/>
                    <w:bottom w:val="none" w:sz="0" w:space="9" w:color="auto"/>
                    <w:right w:val="none" w:sz="0" w:space="9" w:color="auto"/>
                  </w:divBdr>
                </w:div>
                <w:div w:id="2007399172">
                  <w:marLeft w:val="0"/>
                  <w:marRight w:val="0"/>
                  <w:marTop w:val="240"/>
                  <w:marBottom w:val="240"/>
                  <w:divBdr>
                    <w:top w:val="none" w:sz="0" w:space="0" w:color="auto"/>
                    <w:left w:val="none" w:sz="0" w:space="0" w:color="auto"/>
                    <w:bottom w:val="none" w:sz="0" w:space="0" w:color="auto"/>
                    <w:right w:val="none" w:sz="0" w:space="0" w:color="auto"/>
                  </w:divBdr>
                </w:div>
                <w:div w:id="2029914469">
                  <w:marLeft w:val="0"/>
                  <w:marRight w:val="0"/>
                  <w:marTop w:val="240"/>
                  <w:marBottom w:val="240"/>
                  <w:divBdr>
                    <w:top w:val="none" w:sz="0" w:space="0" w:color="auto"/>
                    <w:left w:val="none" w:sz="0" w:space="0" w:color="auto"/>
                    <w:bottom w:val="none" w:sz="0" w:space="0" w:color="auto"/>
                    <w:right w:val="none" w:sz="0" w:space="0" w:color="auto"/>
                  </w:divBdr>
                </w:div>
                <w:div w:id="1717504863">
                  <w:marLeft w:val="0"/>
                  <w:marRight w:val="0"/>
                  <w:marTop w:val="240"/>
                  <w:marBottom w:val="240"/>
                  <w:divBdr>
                    <w:top w:val="none" w:sz="0" w:space="0" w:color="auto"/>
                    <w:left w:val="none" w:sz="0" w:space="0" w:color="auto"/>
                    <w:bottom w:val="none" w:sz="0" w:space="0" w:color="auto"/>
                    <w:right w:val="none" w:sz="0" w:space="0" w:color="auto"/>
                  </w:divBdr>
                </w:div>
                <w:div w:id="343671574">
                  <w:marLeft w:val="0"/>
                  <w:marRight w:val="0"/>
                  <w:marTop w:val="240"/>
                  <w:marBottom w:val="240"/>
                  <w:divBdr>
                    <w:top w:val="none" w:sz="0" w:space="9" w:color="auto"/>
                    <w:left w:val="single" w:sz="18" w:space="9" w:color="C0392B"/>
                    <w:bottom w:val="none" w:sz="0" w:space="9" w:color="auto"/>
                    <w:right w:val="none" w:sz="0" w:space="9" w:color="auto"/>
                  </w:divBdr>
                </w:div>
                <w:div w:id="1742365883">
                  <w:marLeft w:val="0"/>
                  <w:marRight w:val="0"/>
                  <w:marTop w:val="240"/>
                  <w:marBottom w:val="240"/>
                  <w:divBdr>
                    <w:top w:val="none" w:sz="0" w:space="0" w:color="auto"/>
                    <w:left w:val="none" w:sz="0" w:space="0" w:color="auto"/>
                    <w:bottom w:val="none" w:sz="0" w:space="0" w:color="auto"/>
                    <w:right w:val="none" w:sz="0" w:space="0" w:color="auto"/>
                  </w:divBdr>
                </w:div>
                <w:div w:id="1564027469">
                  <w:marLeft w:val="0"/>
                  <w:marRight w:val="0"/>
                  <w:marTop w:val="240"/>
                  <w:marBottom w:val="240"/>
                  <w:divBdr>
                    <w:top w:val="none" w:sz="0" w:space="0" w:color="auto"/>
                    <w:left w:val="none" w:sz="0" w:space="0" w:color="auto"/>
                    <w:bottom w:val="none" w:sz="0" w:space="0" w:color="auto"/>
                    <w:right w:val="none" w:sz="0" w:space="0" w:color="auto"/>
                  </w:divBdr>
                </w:div>
                <w:div w:id="1337924251">
                  <w:marLeft w:val="0"/>
                  <w:marRight w:val="0"/>
                  <w:marTop w:val="240"/>
                  <w:marBottom w:val="240"/>
                  <w:divBdr>
                    <w:top w:val="none" w:sz="0" w:space="0" w:color="auto"/>
                    <w:left w:val="none" w:sz="0" w:space="0" w:color="auto"/>
                    <w:bottom w:val="none" w:sz="0" w:space="0" w:color="auto"/>
                    <w:right w:val="none" w:sz="0" w:space="0" w:color="auto"/>
                  </w:divBdr>
                </w:div>
                <w:div w:id="1716392096">
                  <w:marLeft w:val="0"/>
                  <w:marRight w:val="0"/>
                  <w:marTop w:val="240"/>
                  <w:marBottom w:val="240"/>
                  <w:divBdr>
                    <w:top w:val="none" w:sz="0" w:space="0" w:color="auto"/>
                    <w:left w:val="none" w:sz="0" w:space="0" w:color="auto"/>
                    <w:bottom w:val="none" w:sz="0" w:space="0" w:color="auto"/>
                    <w:right w:val="none" w:sz="0" w:space="0" w:color="auto"/>
                  </w:divBdr>
                </w:div>
                <w:div w:id="1572471512">
                  <w:marLeft w:val="0"/>
                  <w:marRight w:val="0"/>
                  <w:marTop w:val="0"/>
                  <w:marBottom w:val="240"/>
                  <w:divBdr>
                    <w:top w:val="none" w:sz="0" w:space="0" w:color="auto"/>
                    <w:left w:val="none" w:sz="0" w:space="0" w:color="auto"/>
                    <w:bottom w:val="none" w:sz="0" w:space="0" w:color="auto"/>
                    <w:right w:val="none" w:sz="0" w:space="0" w:color="auto"/>
                  </w:divBdr>
                </w:div>
                <w:div w:id="778381281">
                  <w:marLeft w:val="0"/>
                  <w:marRight w:val="0"/>
                  <w:marTop w:val="240"/>
                  <w:marBottom w:val="240"/>
                  <w:divBdr>
                    <w:top w:val="none" w:sz="0" w:space="0" w:color="auto"/>
                    <w:left w:val="none" w:sz="0" w:space="0" w:color="auto"/>
                    <w:bottom w:val="none" w:sz="0" w:space="0" w:color="auto"/>
                    <w:right w:val="none" w:sz="0" w:space="0" w:color="auto"/>
                  </w:divBdr>
                </w:div>
                <w:div w:id="58208515">
                  <w:marLeft w:val="0"/>
                  <w:marRight w:val="0"/>
                  <w:marTop w:val="240"/>
                  <w:marBottom w:val="240"/>
                  <w:divBdr>
                    <w:top w:val="none" w:sz="0" w:space="0" w:color="auto"/>
                    <w:left w:val="none" w:sz="0" w:space="0" w:color="auto"/>
                    <w:bottom w:val="none" w:sz="0" w:space="0" w:color="auto"/>
                    <w:right w:val="none" w:sz="0" w:space="0" w:color="auto"/>
                  </w:divBdr>
                </w:div>
                <w:div w:id="1280794905">
                  <w:marLeft w:val="0"/>
                  <w:marRight w:val="0"/>
                  <w:marTop w:val="240"/>
                  <w:marBottom w:val="240"/>
                  <w:divBdr>
                    <w:top w:val="none" w:sz="0" w:space="0" w:color="auto"/>
                    <w:left w:val="none" w:sz="0" w:space="0" w:color="auto"/>
                    <w:bottom w:val="none" w:sz="0" w:space="0" w:color="auto"/>
                    <w:right w:val="none" w:sz="0" w:space="0" w:color="auto"/>
                  </w:divBdr>
                </w:div>
                <w:div w:id="677387221">
                  <w:marLeft w:val="0"/>
                  <w:marRight w:val="0"/>
                  <w:marTop w:val="240"/>
                  <w:marBottom w:val="240"/>
                  <w:divBdr>
                    <w:top w:val="none" w:sz="0" w:space="0" w:color="auto"/>
                    <w:left w:val="none" w:sz="0" w:space="0" w:color="auto"/>
                    <w:bottom w:val="none" w:sz="0" w:space="0" w:color="auto"/>
                    <w:right w:val="none" w:sz="0" w:space="0" w:color="auto"/>
                  </w:divBdr>
                </w:div>
                <w:div w:id="100463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0735">
          <w:marLeft w:val="0"/>
          <w:marRight w:val="0"/>
          <w:marTop w:val="0"/>
          <w:marBottom w:val="0"/>
          <w:divBdr>
            <w:top w:val="none" w:sz="0" w:space="0" w:color="auto"/>
            <w:left w:val="none" w:sz="0" w:space="0" w:color="auto"/>
            <w:bottom w:val="none" w:sz="0" w:space="0" w:color="auto"/>
            <w:right w:val="none" w:sz="0" w:space="0" w:color="auto"/>
          </w:divBdr>
          <w:divsChild>
            <w:div w:id="919874906">
              <w:marLeft w:val="0"/>
              <w:marRight w:val="0"/>
              <w:marTop w:val="0"/>
              <w:marBottom w:val="0"/>
              <w:divBdr>
                <w:top w:val="none" w:sz="0" w:space="0" w:color="auto"/>
                <w:left w:val="none" w:sz="0" w:space="0" w:color="auto"/>
                <w:bottom w:val="none" w:sz="0" w:space="0" w:color="auto"/>
                <w:right w:val="none" w:sz="0" w:space="0" w:color="auto"/>
              </w:divBdr>
              <w:divsChild>
                <w:div w:id="849762301">
                  <w:marLeft w:val="240"/>
                  <w:marRight w:val="240"/>
                  <w:marTop w:val="240"/>
                  <w:marBottom w:val="0"/>
                  <w:divBdr>
                    <w:top w:val="single" w:sz="6" w:space="9" w:color="BFCFDA"/>
                    <w:left w:val="single" w:sz="6" w:space="9" w:color="BFCFDA"/>
                    <w:bottom w:val="single" w:sz="6" w:space="3" w:color="BFCFDA"/>
                    <w:right w:val="single" w:sz="6" w:space="9" w:color="BFCFDA"/>
                  </w:divBdr>
                  <w:divsChild>
                    <w:div w:id="438571250">
                      <w:marLeft w:val="60"/>
                      <w:marRight w:val="60"/>
                      <w:marTop w:val="0"/>
                      <w:marBottom w:val="0"/>
                      <w:divBdr>
                        <w:top w:val="single" w:sz="6" w:space="12" w:color="EBECEE"/>
                        <w:left w:val="none" w:sz="0" w:space="0" w:color="auto"/>
                        <w:bottom w:val="none" w:sz="0" w:space="12" w:color="auto"/>
                        <w:right w:val="none" w:sz="0" w:space="0" w:color="auto"/>
                      </w:divBdr>
                    </w:div>
                  </w:divsChild>
                </w:div>
              </w:divsChild>
            </w:div>
          </w:divsChild>
        </w:div>
      </w:divsChild>
    </w:div>
    <w:div w:id="873347536">
      <w:bodyDiv w:val="1"/>
      <w:marLeft w:val="0"/>
      <w:marRight w:val="0"/>
      <w:marTop w:val="0"/>
      <w:marBottom w:val="0"/>
      <w:divBdr>
        <w:top w:val="none" w:sz="0" w:space="0" w:color="auto"/>
        <w:left w:val="none" w:sz="0" w:space="0" w:color="auto"/>
        <w:bottom w:val="none" w:sz="0" w:space="0" w:color="auto"/>
        <w:right w:val="none" w:sz="0" w:space="0" w:color="auto"/>
      </w:divBdr>
    </w:div>
    <w:div w:id="945697558">
      <w:bodyDiv w:val="1"/>
      <w:marLeft w:val="0"/>
      <w:marRight w:val="0"/>
      <w:marTop w:val="0"/>
      <w:marBottom w:val="0"/>
      <w:divBdr>
        <w:top w:val="none" w:sz="0" w:space="0" w:color="auto"/>
        <w:left w:val="none" w:sz="0" w:space="0" w:color="auto"/>
        <w:bottom w:val="none" w:sz="0" w:space="0" w:color="auto"/>
        <w:right w:val="none" w:sz="0" w:space="0" w:color="auto"/>
      </w:divBdr>
      <w:divsChild>
        <w:div w:id="391389770">
          <w:marLeft w:val="0"/>
          <w:marRight w:val="0"/>
          <w:marTop w:val="240"/>
          <w:marBottom w:val="240"/>
          <w:divBdr>
            <w:top w:val="none" w:sz="0" w:space="0" w:color="auto"/>
            <w:left w:val="none" w:sz="0" w:space="0" w:color="auto"/>
            <w:bottom w:val="none" w:sz="0" w:space="0" w:color="auto"/>
            <w:right w:val="none" w:sz="0" w:space="0" w:color="auto"/>
          </w:divBdr>
        </w:div>
        <w:div w:id="341126695">
          <w:marLeft w:val="0"/>
          <w:marRight w:val="0"/>
          <w:marTop w:val="0"/>
          <w:marBottom w:val="60"/>
          <w:divBdr>
            <w:top w:val="single" w:sz="6" w:space="5" w:color="BFCFDA"/>
            <w:left w:val="single" w:sz="6" w:space="31" w:color="BFCFDA"/>
            <w:bottom w:val="single" w:sz="6" w:space="5" w:color="BFCFDA"/>
            <w:right w:val="single" w:sz="6" w:space="5" w:color="BFCFDA"/>
          </w:divBdr>
        </w:div>
        <w:div w:id="709575279">
          <w:marLeft w:val="0"/>
          <w:marRight w:val="0"/>
          <w:marTop w:val="240"/>
          <w:marBottom w:val="240"/>
          <w:divBdr>
            <w:top w:val="none" w:sz="0" w:space="0" w:color="auto"/>
            <w:left w:val="none" w:sz="0" w:space="0" w:color="auto"/>
            <w:bottom w:val="none" w:sz="0" w:space="0" w:color="auto"/>
            <w:right w:val="none" w:sz="0" w:space="0" w:color="auto"/>
          </w:divBdr>
        </w:div>
        <w:div w:id="950476363">
          <w:marLeft w:val="0"/>
          <w:marRight w:val="0"/>
          <w:marTop w:val="240"/>
          <w:marBottom w:val="240"/>
          <w:divBdr>
            <w:top w:val="none" w:sz="0" w:space="0" w:color="auto"/>
            <w:left w:val="none" w:sz="0" w:space="0" w:color="auto"/>
            <w:bottom w:val="none" w:sz="0" w:space="0" w:color="auto"/>
            <w:right w:val="none" w:sz="0" w:space="0" w:color="auto"/>
          </w:divBdr>
        </w:div>
        <w:div w:id="1168600500">
          <w:marLeft w:val="0"/>
          <w:marRight w:val="0"/>
          <w:marTop w:val="240"/>
          <w:marBottom w:val="240"/>
          <w:divBdr>
            <w:top w:val="none" w:sz="0" w:space="0" w:color="auto"/>
            <w:left w:val="none" w:sz="0" w:space="0" w:color="auto"/>
            <w:bottom w:val="none" w:sz="0" w:space="0" w:color="auto"/>
            <w:right w:val="none" w:sz="0" w:space="0" w:color="auto"/>
          </w:divBdr>
        </w:div>
      </w:divsChild>
    </w:div>
    <w:div w:id="1069503135">
      <w:bodyDiv w:val="1"/>
      <w:marLeft w:val="0"/>
      <w:marRight w:val="0"/>
      <w:marTop w:val="0"/>
      <w:marBottom w:val="0"/>
      <w:divBdr>
        <w:top w:val="none" w:sz="0" w:space="0" w:color="auto"/>
        <w:left w:val="none" w:sz="0" w:space="0" w:color="auto"/>
        <w:bottom w:val="none" w:sz="0" w:space="0" w:color="auto"/>
        <w:right w:val="none" w:sz="0" w:space="0" w:color="auto"/>
      </w:divBdr>
    </w:div>
    <w:div w:id="1085615086">
      <w:bodyDiv w:val="1"/>
      <w:marLeft w:val="0"/>
      <w:marRight w:val="0"/>
      <w:marTop w:val="0"/>
      <w:marBottom w:val="0"/>
      <w:divBdr>
        <w:top w:val="none" w:sz="0" w:space="0" w:color="auto"/>
        <w:left w:val="none" w:sz="0" w:space="0" w:color="auto"/>
        <w:bottom w:val="none" w:sz="0" w:space="0" w:color="auto"/>
        <w:right w:val="none" w:sz="0" w:space="0" w:color="auto"/>
      </w:divBdr>
    </w:div>
    <w:div w:id="1116372177">
      <w:bodyDiv w:val="1"/>
      <w:marLeft w:val="0"/>
      <w:marRight w:val="0"/>
      <w:marTop w:val="0"/>
      <w:marBottom w:val="0"/>
      <w:divBdr>
        <w:top w:val="none" w:sz="0" w:space="0" w:color="auto"/>
        <w:left w:val="none" w:sz="0" w:space="0" w:color="auto"/>
        <w:bottom w:val="none" w:sz="0" w:space="0" w:color="auto"/>
        <w:right w:val="none" w:sz="0" w:space="0" w:color="auto"/>
      </w:divBdr>
    </w:div>
    <w:div w:id="1272978949">
      <w:bodyDiv w:val="1"/>
      <w:marLeft w:val="0"/>
      <w:marRight w:val="0"/>
      <w:marTop w:val="0"/>
      <w:marBottom w:val="0"/>
      <w:divBdr>
        <w:top w:val="none" w:sz="0" w:space="0" w:color="auto"/>
        <w:left w:val="none" w:sz="0" w:space="0" w:color="auto"/>
        <w:bottom w:val="none" w:sz="0" w:space="0" w:color="auto"/>
        <w:right w:val="none" w:sz="0" w:space="0" w:color="auto"/>
      </w:divBdr>
    </w:div>
    <w:div w:id="1343580526">
      <w:bodyDiv w:val="1"/>
      <w:marLeft w:val="0"/>
      <w:marRight w:val="0"/>
      <w:marTop w:val="0"/>
      <w:marBottom w:val="0"/>
      <w:divBdr>
        <w:top w:val="none" w:sz="0" w:space="0" w:color="auto"/>
        <w:left w:val="none" w:sz="0" w:space="0" w:color="auto"/>
        <w:bottom w:val="none" w:sz="0" w:space="0" w:color="auto"/>
        <w:right w:val="none" w:sz="0" w:space="0" w:color="auto"/>
      </w:divBdr>
    </w:div>
    <w:div w:id="1413620277">
      <w:bodyDiv w:val="1"/>
      <w:marLeft w:val="0"/>
      <w:marRight w:val="0"/>
      <w:marTop w:val="0"/>
      <w:marBottom w:val="0"/>
      <w:divBdr>
        <w:top w:val="none" w:sz="0" w:space="0" w:color="auto"/>
        <w:left w:val="none" w:sz="0" w:space="0" w:color="auto"/>
        <w:bottom w:val="none" w:sz="0" w:space="0" w:color="auto"/>
        <w:right w:val="none" w:sz="0" w:space="0" w:color="auto"/>
      </w:divBdr>
      <w:divsChild>
        <w:div w:id="402221381">
          <w:marLeft w:val="0"/>
          <w:marRight w:val="0"/>
          <w:marTop w:val="240"/>
          <w:marBottom w:val="240"/>
          <w:divBdr>
            <w:top w:val="none" w:sz="0" w:space="0" w:color="auto"/>
            <w:left w:val="none" w:sz="0" w:space="0" w:color="auto"/>
            <w:bottom w:val="none" w:sz="0" w:space="0" w:color="auto"/>
            <w:right w:val="none" w:sz="0" w:space="0" w:color="auto"/>
          </w:divBdr>
        </w:div>
        <w:div w:id="643854126">
          <w:marLeft w:val="0"/>
          <w:marRight w:val="0"/>
          <w:marTop w:val="240"/>
          <w:marBottom w:val="240"/>
          <w:divBdr>
            <w:top w:val="none" w:sz="0" w:space="0" w:color="auto"/>
            <w:left w:val="none" w:sz="0" w:space="0" w:color="auto"/>
            <w:bottom w:val="none" w:sz="0" w:space="0" w:color="auto"/>
            <w:right w:val="none" w:sz="0" w:space="0" w:color="auto"/>
          </w:divBdr>
        </w:div>
      </w:divsChild>
    </w:div>
    <w:div w:id="1478259544">
      <w:bodyDiv w:val="1"/>
      <w:marLeft w:val="0"/>
      <w:marRight w:val="0"/>
      <w:marTop w:val="0"/>
      <w:marBottom w:val="0"/>
      <w:divBdr>
        <w:top w:val="none" w:sz="0" w:space="0" w:color="auto"/>
        <w:left w:val="none" w:sz="0" w:space="0" w:color="auto"/>
        <w:bottom w:val="none" w:sz="0" w:space="0" w:color="auto"/>
        <w:right w:val="none" w:sz="0" w:space="0" w:color="auto"/>
      </w:divBdr>
      <w:divsChild>
        <w:div w:id="406462899">
          <w:marLeft w:val="0"/>
          <w:marRight w:val="0"/>
          <w:marTop w:val="0"/>
          <w:marBottom w:val="0"/>
          <w:divBdr>
            <w:top w:val="none" w:sz="0" w:space="0" w:color="auto"/>
            <w:left w:val="none" w:sz="0" w:space="0" w:color="auto"/>
            <w:bottom w:val="none" w:sz="0" w:space="0" w:color="auto"/>
            <w:right w:val="none" w:sz="0" w:space="0" w:color="auto"/>
          </w:divBdr>
          <w:divsChild>
            <w:div w:id="417597001">
              <w:marLeft w:val="0"/>
              <w:marRight w:val="0"/>
              <w:marTop w:val="0"/>
              <w:marBottom w:val="0"/>
              <w:divBdr>
                <w:top w:val="none" w:sz="0" w:space="0" w:color="auto"/>
                <w:left w:val="none" w:sz="0" w:space="0" w:color="auto"/>
                <w:bottom w:val="none" w:sz="0" w:space="0" w:color="auto"/>
                <w:right w:val="none" w:sz="0" w:space="0" w:color="auto"/>
              </w:divBdr>
              <w:divsChild>
                <w:div w:id="278337386">
                  <w:marLeft w:val="0"/>
                  <w:marRight w:val="0"/>
                  <w:marTop w:val="0"/>
                  <w:marBottom w:val="0"/>
                  <w:divBdr>
                    <w:top w:val="none" w:sz="0" w:space="0" w:color="auto"/>
                    <w:left w:val="none" w:sz="0" w:space="0" w:color="auto"/>
                    <w:bottom w:val="none" w:sz="0" w:space="0" w:color="auto"/>
                    <w:right w:val="none" w:sz="0" w:space="0" w:color="auto"/>
                  </w:divBdr>
                </w:div>
                <w:div w:id="1418092378">
                  <w:marLeft w:val="0"/>
                  <w:marRight w:val="0"/>
                  <w:marTop w:val="240"/>
                  <w:marBottom w:val="240"/>
                  <w:divBdr>
                    <w:top w:val="none" w:sz="0" w:space="0" w:color="auto"/>
                    <w:left w:val="none" w:sz="0" w:space="0" w:color="auto"/>
                    <w:bottom w:val="none" w:sz="0" w:space="0" w:color="auto"/>
                    <w:right w:val="none" w:sz="0" w:space="0" w:color="auto"/>
                  </w:divBdr>
                </w:div>
                <w:div w:id="354426065">
                  <w:marLeft w:val="0"/>
                  <w:marRight w:val="0"/>
                  <w:marTop w:val="0"/>
                  <w:marBottom w:val="0"/>
                  <w:divBdr>
                    <w:top w:val="none" w:sz="0" w:space="0" w:color="auto"/>
                    <w:left w:val="none" w:sz="0" w:space="0" w:color="auto"/>
                    <w:bottom w:val="none" w:sz="0" w:space="0" w:color="auto"/>
                    <w:right w:val="none" w:sz="0" w:space="0" w:color="auto"/>
                  </w:divBdr>
                </w:div>
                <w:div w:id="12996657">
                  <w:marLeft w:val="0"/>
                  <w:marRight w:val="0"/>
                  <w:marTop w:val="0"/>
                  <w:marBottom w:val="0"/>
                  <w:divBdr>
                    <w:top w:val="none" w:sz="0" w:space="0" w:color="auto"/>
                    <w:left w:val="none" w:sz="0" w:space="0" w:color="auto"/>
                    <w:bottom w:val="none" w:sz="0" w:space="0" w:color="auto"/>
                    <w:right w:val="none" w:sz="0" w:space="0" w:color="auto"/>
                  </w:divBdr>
                </w:div>
                <w:div w:id="1265772419">
                  <w:marLeft w:val="0"/>
                  <w:marRight w:val="0"/>
                  <w:marTop w:val="240"/>
                  <w:marBottom w:val="240"/>
                  <w:divBdr>
                    <w:top w:val="none" w:sz="0" w:space="0" w:color="auto"/>
                    <w:left w:val="none" w:sz="0" w:space="0" w:color="auto"/>
                    <w:bottom w:val="none" w:sz="0" w:space="0" w:color="auto"/>
                    <w:right w:val="none" w:sz="0" w:space="0" w:color="auto"/>
                  </w:divBdr>
                </w:div>
                <w:div w:id="1447307512">
                  <w:marLeft w:val="0"/>
                  <w:marRight w:val="0"/>
                  <w:marTop w:val="240"/>
                  <w:marBottom w:val="240"/>
                  <w:divBdr>
                    <w:top w:val="none" w:sz="0" w:space="0" w:color="auto"/>
                    <w:left w:val="none" w:sz="0" w:space="0" w:color="auto"/>
                    <w:bottom w:val="none" w:sz="0" w:space="0" w:color="auto"/>
                    <w:right w:val="none" w:sz="0" w:space="0" w:color="auto"/>
                  </w:divBdr>
                </w:div>
                <w:div w:id="1333291384">
                  <w:marLeft w:val="0"/>
                  <w:marRight w:val="0"/>
                  <w:marTop w:val="240"/>
                  <w:marBottom w:val="240"/>
                  <w:divBdr>
                    <w:top w:val="none" w:sz="0" w:space="0" w:color="auto"/>
                    <w:left w:val="none" w:sz="0" w:space="0" w:color="auto"/>
                    <w:bottom w:val="none" w:sz="0" w:space="0" w:color="auto"/>
                    <w:right w:val="none" w:sz="0" w:space="0" w:color="auto"/>
                  </w:divBdr>
                </w:div>
                <w:div w:id="17263730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33395714">
          <w:marLeft w:val="0"/>
          <w:marRight w:val="0"/>
          <w:marTop w:val="0"/>
          <w:marBottom w:val="0"/>
          <w:divBdr>
            <w:top w:val="none" w:sz="0" w:space="0" w:color="auto"/>
            <w:left w:val="none" w:sz="0" w:space="0" w:color="auto"/>
            <w:bottom w:val="none" w:sz="0" w:space="0" w:color="auto"/>
            <w:right w:val="none" w:sz="0" w:space="0" w:color="auto"/>
          </w:divBdr>
          <w:divsChild>
            <w:div w:id="535044527">
              <w:marLeft w:val="0"/>
              <w:marRight w:val="0"/>
              <w:marTop w:val="0"/>
              <w:marBottom w:val="0"/>
              <w:divBdr>
                <w:top w:val="none" w:sz="0" w:space="0" w:color="auto"/>
                <w:left w:val="none" w:sz="0" w:space="0" w:color="auto"/>
                <w:bottom w:val="none" w:sz="0" w:space="0" w:color="auto"/>
                <w:right w:val="none" w:sz="0" w:space="0" w:color="auto"/>
              </w:divBdr>
              <w:divsChild>
                <w:div w:id="1945913563">
                  <w:marLeft w:val="240"/>
                  <w:marRight w:val="240"/>
                  <w:marTop w:val="240"/>
                  <w:marBottom w:val="0"/>
                  <w:divBdr>
                    <w:top w:val="single" w:sz="6" w:space="9" w:color="BFCFDA"/>
                    <w:left w:val="single" w:sz="6" w:space="9" w:color="BFCFDA"/>
                    <w:bottom w:val="single" w:sz="6" w:space="3" w:color="BFCFDA"/>
                    <w:right w:val="single" w:sz="6" w:space="9" w:color="BFCFDA"/>
                  </w:divBdr>
                  <w:divsChild>
                    <w:div w:id="1997298197">
                      <w:marLeft w:val="60"/>
                      <w:marRight w:val="60"/>
                      <w:marTop w:val="0"/>
                      <w:marBottom w:val="0"/>
                      <w:divBdr>
                        <w:top w:val="single" w:sz="6" w:space="12" w:color="EBECEE"/>
                        <w:left w:val="none" w:sz="0" w:space="0" w:color="auto"/>
                        <w:bottom w:val="none" w:sz="0" w:space="12" w:color="auto"/>
                        <w:right w:val="none" w:sz="0" w:space="0" w:color="auto"/>
                      </w:divBdr>
                    </w:div>
                  </w:divsChild>
                </w:div>
              </w:divsChild>
            </w:div>
          </w:divsChild>
        </w:div>
      </w:divsChild>
    </w:div>
    <w:div w:id="1628320261">
      <w:bodyDiv w:val="1"/>
      <w:marLeft w:val="0"/>
      <w:marRight w:val="0"/>
      <w:marTop w:val="0"/>
      <w:marBottom w:val="0"/>
      <w:divBdr>
        <w:top w:val="none" w:sz="0" w:space="0" w:color="auto"/>
        <w:left w:val="none" w:sz="0" w:space="0" w:color="auto"/>
        <w:bottom w:val="none" w:sz="0" w:space="0" w:color="auto"/>
        <w:right w:val="none" w:sz="0" w:space="0" w:color="auto"/>
      </w:divBdr>
    </w:div>
    <w:div w:id="1702435578">
      <w:bodyDiv w:val="1"/>
      <w:marLeft w:val="0"/>
      <w:marRight w:val="0"/>
      <w:marTop w:val="0"/>
      <w:marBottom w:val="0"/>
      <w:divBdr>
        <w:top w:val="none" w:sz="0" w:space="0" w:color="auto"/>
        <w:left w:val="none" w:sz="0" w:space="0" w:color="auto"/>
        <w:bottom w:val="none" w:sz="0" w:space="0" w:color="auto"/>
        <w:right w:val="none" w:sz="0" w:space="0" w:color="auto"/>
      </w:divBdr>
    </w:div>
    <w:div w:id="1806504258">
      <w:bodyDiv w:val="1"/>
      <w:marLeft w:val="0"/>
      <w:marRight w:val="0"/>
      <w:marTop w:val="0"/>
      <w:marBottom w:val="0"/>
      <w:divBdr>
        <w:top w:val="none" w:sz="0" w:space="0" w:color="auto"/>
        <w:left w:val="none" w:sz="0" w:space="0" w:color="auto"/>
        <w:bottom w:val="none" w:sz="0" w:space="0" w:color="auto"/>
        <w:right w:val="none" w:sz="0" w:space="0" w:color="auto"/>
      </w:divBdr>
      <w:divsChild>
        <w:div w:id="192884744">
          <w:marLeft w:val="0"/>
          <w:marRight w:val="0"/>
          <w:marTop w:val="0"/>
          <w:marBottom w:val="0"/>
          <w:divBdr>
            <w:top w:val="none" w:sz="0" w:space="0" w:color="auto"/>
            <w:left w:val="none" w:sz="0" w:space="0" w:color="auto"/>
            <w:bottom w:val="single" w:sz="6" w:space="24" w:color="DDE8EF"/>
            <w:right w:val="none" w:sz="0" w:space="0" w:color="auto"/>
          </w:divBdr>
          <w:divsChild>
            <w:div w:id="2013337201">
              <w:marLeft w:val="0"/>
              <w:marRight w:val="0"/>
              <w:marTop w:val="0"/>
              <w:marBottom w:val="0"/>
              <w:divBdr>
                <w:top w:val="none" w:sz="0" w:space="0" w:color="auto"/>
                <w:left w:val="none" w:sz="0" w:space="0" w:color="auto"/>
                <w:bottom w:val="none" w:sz="0" w:space="0" w:color="auto"/>
                <w:right w:val="none" w:sz="0" w:space="0" w:color="auto"/>
              </w:divBdr>
              <w:divsChild>
                <w:div w:id="2062166279">
                  <w:marLeft w:val="0"/>
                  <w:marRight w:val="0"/>
                  <w:marTop w:val="0"/>
                  <w:marBottom w:val="0"/>
                  <w:divBdr>
                    <w:top w:val="none" w:sz="0" w:space="0" w:color="auto"/>
                    <w:left w:val="none" w:sz="0" w:space="0" w:color="auto"/>
                    <w:bottom w:val="none" w:sz="0" w:space="0" w:color="auto"/>
                    <w:right w:val="none" w:sz="0" w:space="0" w:color="auto"/>
                  </w:divBdr>
                  <w:divsChild>
                    <w:div w:id="21790859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225726040">
          <w:marLeft w:val="0"/>
          <w:marRight w:val="0"/>
          <w:marTop w:val="0"/>
          <w:marBottom w:val="0"/>
          <w:divBdr>
            <w:top w:val="none" w:sz="0" w:space="0" w:color="auto"/>
            <w:left w:val="none" w:sz="0" w:space="0" w:color="auto"/>
            <w:bottom w:val="none" w:sz="0" w:space="0" w:color="auto"/>
            <w:right w:val="none" w:sz="0" w:space="0" w:color="auto"/>
          </w:divBdr>
          <w:divsChild>
            <w:div w:id="2083331716">
              <w:marLeft w:val="0"/>
              <w:marRight w:val="0"/>
              <w:marTop w:val="0"/>
              <w:marBottom w:val="0"/>
              <w:divBdr>
                <w:top w:val="none" w:sz="0" w:space="0" w:color="auto"/>
                <w:left w:val="none" w:sz="0" w:space="0" w:color="auto"/>
                <w:bottom w:val="none" w:sz="0" w:space="0" w:color="auto"/>
                <w:right w:val="none" w:sz="0" w:space="0" w:color="auto"/>
              </w:divBdr>
              <w:divsChild>
                <w:div w:id="343092784">
                  <w:marLeft w:val="0"/>
                  <w:marRight w:val="0"/>
                  <w:marTop w:val="0"/>
                  <w:marBottom w:val="0"/>
                  <w:divBdr>
                    <w:top w:val="none" w:sz="0" w:space="0" w:color="auto"/>
                    <w:left w:val="none" w:sz="0" w:space="0" w:color="auto"/>
                    <w:bottom w:val="none" w:sz="0" w:space="0" w:color="auto"/>
                    <w:right w:val="none" w:sz="0" w:space="0" w:color="auto"/>
                  </w:divBdr>
                  <w:divsChild>
                    <w:div w:id="1292441050">
                      <w:marLeft w:val="0"/>
                      <w:marRight w:val="0"/>
                      <w:marTop w:val="0"/>
                      <w:marBottom w:val="0"/>
                      <w:divBdr>
                        <w:top w:val="none" w:sz="0" w:space="0" w:color="auto"/>
                        <w:left w:val="none" w:sz="0" w:space="0" w:color="auto"/>
                        <w:bottom w:val="none" w:sz="0" w:space="0" w:color="auto"/>
                        <w:right w:val="none" w:sz="0" w:space="0" w:color="auto"/>
                      </w:divBdr>
                    </w:div>
                    <w:div w:id="408770627">
                      <w:marLeft w:val="0"/>
                      <w:marRight w:val="0"/>
                      <w:marTop w:val="0"/>
                      <w:marBottom w:val="0"/>
                      <w:divBdr>
                        <w:top w:val="none" w:sz="0" w:space="0" w:color="auto"/>
                        <w:left w:val="none" w:sz="0" w:space="0" w:color="auto"/>
                        <w:bottom w:val="none" w:sz="0" w:space="0" w:color="auto"/>
                        <w:right w:val="none" w:sz="0" w:space="0" w:color="auto"/>
                      </w:divBdr>
                    </w:div>
                    <w:div w:id="1903174916">
                      <w:marLeft w:val="0"/>
                      <w:marRight w:val="0"/>
                      <w:marTop w:val="0"/>
                      <w:marBottom w:val="0"/>
                      <w:divBdr>
                        <w:top w:val="none" w:sz="0" w:space="0" w:color="auto"/>
                        <w:left w:val="none" w:sz="0" w:space="0" w:color="auto"/>
                        <w:bottom w:val="none" w:sz="0" w:space="0" w:color="auto"/>
                        <w:right w:val="none" w:sz="0" w:space="0" w:color="auto"/>
                      </w:divBdr>
                    </w:div>
                    <w:div w:id="181718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20297">
      <w:bodyDiv w:val="1"/>
      <w:marLeft w:val="0"/>
      <w:marRight w:val="0"/>
      <w:marTop w:val="0"/>
      <w:marBottom w:val="0"/>
      <w:divBdr>
        <w:top w:val="none" w:sz="0" w:space="0" w:color="auto"/>
        <w:left w:val="none" w:sz="0" w:space="0" w:color="auto"/>
        <w:bottom w:val="none" w:sz="0" w:space="0" w:color="auto"/>
        <w:right w:val="none" w:sz="0" w:space="0" w:color="auto"/>
      </w:divBdr>
    </w:div>
    <w:div w:id="1933734342">
      <w:bodyDiv w:val="1"/>
      <w:marLeft w:val="0"/>
      <w:marRight w:val="0"/>
      <w:marTop w:val="0"/>
      <w:marBottom w:val="0"/>
      <w:divBdr>
        <w:top w:val="none" w:sz="0" w:space="0" w:color="auto"/>
        <w:left w:val="none" w:sz="0" w:space="0" w:color="auto"/>
        <w:bottom w:val="none" w:sz="0" w:space="0" w:color="auto"/>
        <w:right w:val="none" w:sz="0" w:space="0" w:color="auto"/>
      </w:divBdr>
      <w:divsChild>
        <w:div w:id="482700700">
          <w:marLeft w:val="0"/>
          <w:marRight w:val="0"/>
          <w:marTop w:val="0"/>
          <w:marBottom w:val="0"/>
          <w:divBdr>
            <w:top w:val="none" w:sz="0" w:space="0" w:color="auto"/>
            <w:left w:val="none" w:sz="0" w:space="0" w:color="auto"/>
            <w:bottom w:val="none" w:sz="0" w:space="0" w:color="auto"/>
            <w:right w:val="none" w:sz="0" w:space="0" w:color="auto"/>
          </w:divBdr>
          <w:divsChild>
            <w:div w:id="917059832">
              <w:marLeft w:val="0"/>
              <w:marRight w:val="0"/>
              <w:marTop w:val="0"/>
              <w:marBottom w:val="0"/>
              <w:divBdr>
                <w:top w:val="none" w:sz="0" w:space="0" w:color="auto"/>
                <w:left w:val="none" w:sz="0" w:space="0" w:color="auto"/>
                <w:bottom w:val="none" w:sz="0" w:space="0" w:color="auto"/>
                <w:right w:val="none" w:sz="0" w:space="0" w:color="auto"/>
              </w:divBdr>
              <w:divsChild>
                <w:div w:id="291525968">
                  <w:marLeft w:val="0"/>
                  <w:marRight w:val="0"/>
                  <w:marTop w:val="0"/>
                  <w:marBottom w:val="0"/>
                  <w:divBdr>
                    <w:top w:val="none" w:sz="0" w:space="0" w:color="auto"/>
                    <w:left w:val="none" w:sz="0" w:space="0" w:color="auto"/>
                    <w:bottom w:val="none" w:sz="0" w:space="0" w:color="auto"/>
                    <w:right w:val="none" w:sz="0" w:space="0" w:color="auto"/>
                  </w:divBdr>
                </w:div>
                <w:div w:id="1463886903">
                  <w:marLeft w:val="0"/>
                  <w:marRight w:val="0"/>
                  <w:marTop w:val="0"/>
                  <w:marBottom w:val="0"/>
                  <w:divBdr>
                    <w:top w:val="none" w:sz="0" w:space="0" w:color="auto"/>
                    <w:left w:val="none" w:sz="0" w:space="0" w:color="auto"/>
                    <w:bottom w:val="none" w:sz="0" w:space="0" w:color="auto"/>
                    <w:right w:val="none" w:sz="0" w:space="0" w:color="auto"/>
                  </w:divBdr>
                </w:div>
                <w:div w:id="1245846360">
                  <w:marLeft w:val="0"/>
                  <w:marRight w:val="0"/>
                  <w:marTop w:val="0"/>
                  <w:marBottom w:val="0"/>
                  <w:divBdr>
                    <w:top w:val="none" w:sz="0" w:space="0" w:color="auto"/>
                    <w:left w:val="none" w:sz="0" w:space="0" w:color="auto"/>
                    <w:bottom w:val="none" w:sz="0" w:space="0" w:color="auto"/>
                    <w:right w:val="none" w:sz="0" w:space="0" w:color="auto"/>
                  </w:divBdr>
                </w:div>
                <w:div w:id="1683698951">
                  <w:marLeft w:val="0"/>
                  <w:marRight w:val="0"/>
                  <w:marTop w:val="0"/>
                  <w:marBottom w:val="0"/>
                  <w:divBdr>
                    <w:top w:val="none" w:sz="0" w:space="0" w:color="auto"/>
                    <w:left w:val="none" w:sz="0" w:space="0" w:color="auto"/>
                    <w:bottom w:val="none" w:sz="0" w:space="0" w:color="auto"/>
                    <w:right w:val="none" w:sz="0" w:space="0" w:color="auto"/>
                  </w:divBdr>
                </w:div>
                <w:div w:id="1579172563">
                  <w:marLeft w:val="0"/>
                  <w:marRight w:val="0"/>
                  <w:marTop w:val="0"/>
                  <w:marBottom w:val="0"/>
                  <w:divBdr>
                    <w:top w:val="none" w:sz="0" w:space="0" w:color="auto"/>
                    <w:left w:val="none" w:sz="0" w:space="0" w:color="auto"/>
                    <w:bottom w:val="none" w:sz="0" w:space="0" w:color="auto"/>
                    <w:right w:val="none" w:sz="0" w:space="0" w:color="auto"/>
                  </w:divBdr>
                </w:div>
                <w:div w:id="1201741785">
                  <w:marLeft w:val="0"/>
                  <w:marRight w:val="0"/>
                  <w:marTop w:val="0"/>
                  <w:marBottom w:val="0"/>
                  <w:divBdr>
                    <w:top w:val="none" w:sz="0" w:space="0" w:color="auto"/>
                    <w:left w:val="none" w:sz="0" w:space="0" w:color="auto"/>
                    <w:bottom w:val="none" w:sz="0" w:space="0" w:color="auto"/>
                    <w:right w:val="none" w:sz="0" w:space="0" w:color="auto"/>
                  </w:divBdr>
                </w:div>
                <w:div w:id="1528912361">
                  <w:marLeft w:val="0"/>
                  <w:marRight w:val="0"/>
                  <w:marTop w:val="0"/>
                  <w:marBottom w:val="0"/>
                  <w:divBdr>
                    <w:top w:val="none" w:sz="0" w:space="0" w:color="auto"/>
                    <w:left w:val="none" w:sz="0" w:space="0" w:color="auto"/>
                    <w:bottom w:val="none" w:sz="0" w:space="0" w:color="auto"/>
                    <w:right w:val="none" w:sz="0" w:space="0" w:color="auto"/>
                  </w:divBdr>
                </w:div>
                <w:div w:id="1002658095">
                  <w:marLeft w:val="0"/>
                  <w:marRight w:val="0"/>
                  <w:marTop w:val="0"/>
                  <w:marBottom w:val="0"/>
                  <w:divBdr>
                    <w:top w:val="none" w:sz="0" w:space="0" w:color="auto"/>
                    <w:left w:val="none" w:sz="0" w:space="0" w:color="auto"/>
                    <w:bottom w:val="none" w:sz="0" w:space="0" w:color="auto"/>
                    <w:right w:val="none" w:sz="0" w:space="0" w:color="auto"/>
                  </w:divBdr>
                </w:div>
                <w:div w:id="1566455107">
                  <w:marLeft w:val="0"/>
                  <w:marRight w:val="0"/>
                  <w:marTop w:val="0"/>
                  <w:marBottom w:val="0"/>
                  <w:divBdr>
                    <w:top w:val="none" w:sz="0" w:space="0" w:color="auto"/>
                    <w:left w:val="none" w:sz="0" w:space="0" w:color="auto"/>
                    <w:bottom w:val="none" w:sz="0" w:space="0" w:color="auto"/>
                    <w:right w:val="none" w:sz="0" w:space="0" w:color="auto"/>
                  </w:divBdr>
                </w:div>
                <w:div w:id="1754811218">
                  <w:marLeft w:val="0"/>
                  <w:marRight w:val="0"/>
                  <w:marTop w:val="0"/>
                  <w:marBottom w:val="0"/>
                  <w:divBdr>
                    <w:top w:val="none" w:sz="0" w:space="0" w:color="auto"/>
                    <w:left w:val="none" w:sz="0" w:space="0" w:color="auto"/>
                    <w:bottom w:val="none" w:sz="0" w:space="0" w:color="auto"/>
                    <w:right w:val="none" w:sz="0" w:space="0" w:color="auto"/>
                  </w:divBdr>
                </w:div>
                <w:div w:id="427233564">
                  <w:marLeft w:val="0"/>
                  <w:marRight w:val="0"/>
                  <w:marTop w:val="0"/>
                  <w:marBottom w:val="0"/>
                  <w:divBdr>
                    <w:top w:val="none" w:sz="0" w:space="0" w:color="auto"/>
                    <w:left w:val="none" w:sz="0" w:space="0" w:color="auto"/>
                    <w:bottom w:val="none" w:sz="0" w:space="0" w:color="auto"/>
                    <w:right w:val="none" w:sz="0" w:space="0" w:color="auto"/>
                  </w:divBdr>
                </w:div>
                <w:div w:id="16156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0360">
          <w:marLeft w:val="0"/>
          <w:marRight w:val="0"/>
          <w:marTop w:val="0"/>
          <w:marBottom w:val="0"/>
          <w:divBdr>
            <w:top w:val="none" w:sz="0" w:space="0" w:color="auto"/>
            <w:left w:val="none" w:sz="0" w:space="0" w:color="auto"/>
            <w:bottom w:val="none" w:sz="0" w:space="0" w:color="auto"/>
            <w:right w:val="none" w:sz="0" w:space="0" w:color="auto"/>
          </w:divBdr>
          <w:divsChild>
            <w:div w:id="88548475">
              <w:marLeft w:val="0"/>
              <w:marRight w:val="0"/>
              <w:marTop w:val="0"/>
              <w:marBottom w:val="0"/>
              <w:divBdr>
                <w:top w:val="none" w:sz="0" w:space="0" w:color="auto"/>
                <w:left w:val="none" w:sz="0" w:space="0" w:color="auto"/>
                <w:bottom w:val="none" w:sz="0" w:space="0" w:color="auto"/>
                <w:right w:val="none" w:sz="0" w:space="0" w:color="auto"/>
              </w:divBdr>
              <w:divsChild>
                <w:div w:id="431515445">
                  <w:marLeft w:val="240"/>
                  <w:marRight w:val="240"/>
                  <w:marTop w:val="240"/>
                  <w:marBottom w:val="0"/>
                  <w:divBdr>
                    <w:top w:val="single" w:sz="6" w:space="9" w:color="BFCFDA"/>
                    <w:left w:val="single" w:sz="6" w:space="9" w:color="BFCFDA"/>
                    <w:bottom w:val="single" w:sz="6" w:space="3" w:color="BFCFDA"/>
                    <w:right w:val="single" w:sz="6" w:space="9" w:color="BFCFDA"/>
                  </w:divBdr>
                  <w:divsChild>
                    <w:div w:id="11274141">
                      <w:marLeft w:val="60"/>
                      <w:marRight w:val="60"/>
                      <w:marTop w:val="0"/>
                      <w:marBottom w:val="0"/>
                      <w:divBdr>
                        <w:top w:val="single" w:sz="6" w:space="12" w:color="EBECEE"/>
                        <w:left w:val="none" w:sz="0" w:space="0" w:color="auto"/>
                        <w:bottom w:val="none" w:sz="0" w:space="12" w:color="auto"/>
                        <w:right w:val="none" w:sz="0" w:space="0" w:color="auto"/>
                      </w:divBdr>
                    </w:div>
                  </w:divsChild>
                </w:div>
              </w:divsChild>
            </w:div>
          </w:divsChild>
        </w:div>
      </w:divsChild>
    </w:div>
    <w:div w:id="2065371163">
      <w:bodyDiv w:val="1"/>
      <w:marLeft w:val="0"/>
      <w:marRight w:val="0"/>
      <w:marTop w:val="0"/>
      <w:marBottom w:val="0"/>
      <w:divBdr>
        <w:top w:val="none" w:sz="0" w:space="0" w:color="auto"/>
        <w:left w:val="none" w:sz="0" w:space="0" w:color="auto"/>
        <w:bottom w:val="none" w:sz="0" w:space="0" w:color="auto"/>
        <w:right w:val="none" w:sz="0" w:space="0" w:color="auto"/>
      </w:divBdr>
    </w:div>
    <w:div w:id="2076855818">
      <w:bodyDiv w:val="1"/>
      <w:marLeft w:val="0"/>
      <w:marRight w:val="0"/>
      <w:marTop w:val="0"/>
      <w:marBottom w:val="0"/>
      <w:divBdr>
        <w:top w:val="none" w:sz="0" w:space="0" w:color="auto"/>
        <w:left w:val="none" w:sz="0" w:space="0" w:color="auto"/>
        <w:bottom w:val="none" w:sz="0" w:space="0" w:color="auto"/>
        <w:right w:val="none" w:sz="0" w:space="0" w:color="auto"/>
      </w:divBdr>
      <w:divsChild>
        <w:div w:id="931544291">
          <w:marLeft w:val="0"/>
          <w:marRight w:val="0"/>
          <w:marTop w:val="0"/>
          <w:marBottom w:val="0"/>
          <w:divBdr>
            <w:top w:val="none" w:sz="0" w:space="0" w:color="auto"/>
            <w:left w:val="none" w:sz="0" w:space="0" w:color="auto"/>
            <w:bottom w:val="single" w:sz="6" w:space="0" w:color="DEDEE1"/>
            <w:right w:val="none" w:sz="0" w:space="0" w:color="auto"/>
          </w:divBdr>
          <w:divsChild>
            <w:div w:id="268589204">
              <w:marLeft w:val="0"/>
              <w:marRight w:val="0"/>
              <w:marTop w:val="0"/>
              <w:marBottom w:val="0"/>
              <w:divBdr>
                <w:top w:val="none" w:sz="0" w:space="0" w:color="auto"/>
                <w:left w:val="none" w:sz="0" w:space="0" w:color="auto"/>
                <w:bottom w:val="none" w:sz="0" w:space="0" w:color="auto"/>
                <w:right w:val="none" w:sz="0" w:space="0" w:color="auto"/>
              </w:divBdr>
              <w:divsChild>
                <w:div w:id="1848708234">
                  <w:marLeft w:val="0"/>
                  <w:marRight w:val="0"/>
                  <w:marTop w:val="0"/>
                  <w:marBottom w:val="0"/>
                  <w:divBdr>
                    <w:top w:val="none" w:sz="0" w:space="0" w:color="auto"/>
                    <w:left w:val="none" w:sz="0" w:space="0" w:color="auto"/>
                    <w:bottom w:val="none" w:sz="0" w:space="0" w:color="auto"/>
                    <w:right w:val="none" w:sz="0" w:space="0" w:color="auto"/>
                  </w:divBdr>
                  <w:divsChild>
                    <w:div w:id="432210253">
                      <w:marLeft w:val="0"/>
                      <w:marRight w:val="0"/>
                      <w:marTop w:val="0"/>
                      <w:marBottom w:val="0"/>
                      <w:divBdr>
                        <w:top w:val="none" w:sz="0" w:space="0" w:color="auto"/>
                        <w:left w:val="none" w:sz="0" w:space="0" w:color="auto"/>
                        <w:bottom w:val="none" w:sz="0" w:space="0" w:color="auto"/>
                        <w:right w:val="none" w:sz="0" w:space="0" w:color="auto"/>
                      </w:divBdr>
                      <w:divsChild>
                        <w:div w:id="1195770203">
                          <w:marLeft w:val="0"/>
                          <w:marRight w:val="0"/>
                          <w:marTop w:val="0"/>
                          <w:marBottom w:val="0"/>
                          <w:divBdr>
                            <w:top w:val="none" w:sz="0" w:space="0" w:color="auto"/>
                            <w:left w:val="none" w:sz="0" w:space="0" w:color="auto"/>
                            <w:bottom w:val="none" w:sz="0" w:space="0" w:color="auto"/>
                            <w:right w:val="none" w:sz="0" w:space="0" w:color="auto"/>
                          </w:divBdr>
                          <w:divsChild>
                            <w:div w:id="725959016">
                              <w:marLeft w:val="0"/>
                              <w:marRight w:val="0"/>
                              <w:marTop w:val="0"/>
                              <w:marBottom w:val="0"/>
                              <w:divBdr>
                                <w:top w:val="none" w:sz="0" w:space="0" w:color="auto"/>
                                <w:left w:val="none" w:sz="0" w:space="0" w:color="auto"/>
                                <w:bottom w:val="none" w:sz="0" w:space="0" w:color="auto"/>
                                <w:right w:val="none" w:sz="0" w:space="0" w:color="auto"/>
                              </w:divBdr>
                              <w:divsChild>
                                <w:div w:id="544294665">
                                  <w:marLeft w:val="0"/>
                                  <w:marRight w:val="0"/>
                                  <w:marTop w:val="0"/>
                                  <w:marBottom w:val="0"/>
                                  <w:divBdr>
                                    <w:top w:val="none" w:sz="0" w:space="0" w:color="auto"/>
                                    <w:left w:val="none" w:sz="0" w:space="0" w:color="auto"/>
                                    <w:bottom w:val="none" w:sz="0" w:space="0" w:color="auto"/>
                                    <w:right w:val="none" w:sz="0" w:space="0" w:color="auto"/>
                                  </w:divBdr>
                                  <w:divsChild>
                                    <w:div w:id="1795975883">
                                      <w:marLeft w:val="0"/>
                                      <w:marRight w:val="0"/>
                                      <w:marTop w:val="0"/>
                                      <w:marBottom w:val="0"/>
                                      <w:divBdr>
                                        <w:top w:val="none" w:sz="0" w:space="0" w:color="auto"/>
                                        <w:left w:val="none" w:sz="0" w:space="0" w:color="auto"/>
                                        <w:bottom w:val="none" w:sz="0" w:space="0" w:color="auto"/>
                                        <w:right w:val="none" w:sz="0" w:space="0" w:color="auto"/>
                                      </w:divBdr>
                                      <w:divsChild>
                                        <w:div w:id="793058949">
                                          <w:marLeft w:val="0"/>
                                          <w:marRight w:val="0"/>
                                          <w:marTop w:val="0"/>
                                          <w:marBottom w:val="0"/>
                                          <w:divBdr>
                                            <w:top w:val="none" w:sz="0" w:space="0" w:color="auto"/>
                                            <w:left w:val="none" w:sz="0" w:space="0" w:color="auto"/>
                                            <w:bottom w:val="none" w:sz="0" w:space="0" w:color="auto"/>
                                            <w:right w:val="none" w:sz="0" w:space="0" w:color="auto"/>
                                          </w:divBdr>
                                        </w:div>
                                        <w:div w:id="2001495086">
                                          <w:marLeft w:val="0"/>
                                          <w:marRight w:val="0"/>
                                          <w:marTop w:val="0"/>
                                          <w:marBottom w:val="0"/>
                                          <w:divBdr>
                                            <w:top w:val="none" w:sz="0" w:space="0" w:color="auto"/>
                                            <w:left w:val="none" w:sz="0" w:space="0" w:color="auto"/>
                                            <w:bottom w:val="none" w:sz="0" w:space="0" w:color="auto"/>
                                            <w:right w:val="none" w:sz="0" w:space="0" w:color="auto"/>
                                          </w:divBdr>
                                        </w:div>
                                        <w:div w:id="1762019988">
                                          <w:marLeft w:val="0"/>
                                          <w:marRight w:val="0"/>
                                          <w:marTop w:val="0"/>
                                          <w:marBottom w:val="0"/>
                                          <w:divBdr>
                                            <w:top w:val="none" w:sz="0" w:space="0" w:color="auto"/>
                                            <w:left w:val="none" w:sz="0" w:space="0" w:color="auto"/>
                                            <w:bottom w:val="none" w:sz="0" w:space="0" w:color="auto"/>
                                            <w:right w:val="none" w:sz="0" w:space="0" w:color="auto"/>
                                          </w:divBdr>
                                        </w:div>
                                        <w:div w:id="483472647">
                                          <w:marLeft w:val="0"/>
                                          <w:marRight w:val="0"/>
                                          <w:marTop w:val="240"/>
                                          <w:marBottom w:val="240"/>
                                          <w:divBdr>
                                            <w:top w:val="none" w:sz="0" w:space="0" w:color="auto"/>
                                            <w:left w:val="none" w:sz="0" w:space="0" w:color="auto"/>
                                            <w:bottom w:val="none" w:sz="0" w:space="0" w:color="auto"/>
                                            <w:right w:val="none" w:sz="0" w:space="0" w:color="auto"/>
                                          </w:divBdr>
                                        </w:div>
                                        <w:div w:id="19594093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59741036">
                                  <w:marLeft w:val="0"/>
                                  <w:marRight w:val="0"/>
                                  <w:marTop w:val="0"/>
                                  <w:marBottom w:val="0"/>
                                  <w:divBdr>
                                    <w:top w:val="none" w:sz="0" w:space="0" w:color="auto"/>
                                    <w:left w:val="none" w:sz="0" w:space="0" w:color="auto"/>
                                    <w:bottom w:val="none" w:sz="0" w:space="0" w:color="auto"/>
                                    <w:right w:val="none" w:sz="0" w:space="0" w:color="auto"/>
                                  </w:divBdr>
                                  <w:divsChild>
                                    <w:div w:id="1214736303">
                                      <w:marLeft w:val="0"/>
                                      <w:marRight w:val="0"/>
                                      <w:marTop w:val="0"/>
                                      <w:marBottom w:val="0"/>
                                      <w:divBdr>
                                        <w:top w:val="none" w:sz="0" w:space="0" w:color="auto"/>
                                        <w:left w:val="none" w:sz="0" w:space="0" w:color="auto"/>
                                        <w:bottom w:val="none" w:sz="0" w:space="0" w:color="auto"/>
                                        <w:right w:val="none" w:sz="0" w:space="0" w:color="auto"/>
                                      </w:divBdr>
                                      <w:divsChild>
                                        <w:div w:id="1681738582">
                                          <w:marLeft w:val="240"/>
                                          <w:marRight w:val="240"/>
                                          <w:marTop w:val="240"/>
                                          <w:marBottom w:val="0"/>
                                          <w:divBdr>
                                            <w:top w:val="single" w:sz="6" w:space="9" w:color="BFCFDA"/>
                                            <w:left w:val="single" w:sz="6" w:space="9" w:color="BFCFDA"/>
                                            <w:bottom w:val="single" w:sz="6" w:space="3" w:color="BFCFDA"/>
                                            <w:right w:val="single" w:sz="6" w:space="9" w:color="BFCFDA"/>
                                          </w:divBdr>
                                          <w:divsChild>
                                            <w:div w:id="1086072360">
                                              <w:marLeft w:val="60"/>
                                              <w:marRight w:val="60"/>
                                              <w:marTop w:val="0"/>
                                              <w:marBottom w:val="0"/>
                                              <w:divBdr>
                                                <w:top w:val="single" w:sz="6" w:space="12" w:color="EBECEE"/>
                                                <w:left w:val="none" w:sz="0" w:space="0" w:color="auto"/>
                                                <w:bottom w:val="none" w:sz="0" w:space="12" w:color="auto"/>
                                                <w:right w:val="none" w:sz="0" w:space="0" w:color="auto"/>
                                              </w:divBdr>
                                              <w:divsChild>
                                                <w:div w:id="787237924">
                                                  <w:marLeft w:val="0"/>
                                                  <w:marRight w:val="0"/>
                                                  <w:marTop w:val="0"/>
                                                  <w:marBottom w:val="0"/>
                                                  <w:divBdr>
                                                    <w:top w:val="none" w:sz="0" w:space="0" w:color="auto"/>
                                                    <w:left w:val="none" w:sz="0" w:space="0" w:color="auto"/>
                                                    <w:bottom w:val="none" w:sz="0" w:space="0" w:color="auto"/>
                                                    <w:right w:val="none" w:sz="0" w:space="0" w:color="auto"/>
                                                  </w:divBdr>
                                                </w:div>
                                                <w:div w:id="26130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9816798">
          <w:marLeft w:val="0"/>
          <w:marRight w:val="0"/>
          <w:marTop w:val="0"/>
          <w:marBottom w:val="360"/>
          <w:divBdr>
            <w:top w:val="none" w:sz="0" w:space="0" w:color="auto"/>
            <w:left w:val="none" w:sz="0" w:space="0" w:color="auto"/>
            <w:bottom w:val="none" w:sz="0" w:space="0" w:color="auto"/>
            <w:right w:val="none" w:sz="0" w:space="0" w:color="auto"/>
          </w:divBdr>
          <w:divsChild>
            <w:div w:id="894120571">
              <w:marLeft w:val="0"/>
              <w:marRight w:val="0"/>
              <w:marTop w:val="0"/>
              <w:marBottom w:val="0"/>
              <w:divBdr>
                <w:top w:val="none" w:sz="0" w:space="0" w:color="auto"/>
                <w:left w:val="none" w:sz="0" w:space="0" w:color="auto"/>
                <w:bottom w:val="none" w:sz="0" w:space="0" w:color="auto"/>
                <w:right w:val="none" w:sz="0" w:space="0" w:color="auto"/>
              </w:divBdr>
              <w:divsChild>
                <w:div w:id="220408092">
                  <w:marLeft w:val="0"/>
                  <w:marRight w:val="0"/>
                  <w:marTop w:val="240"/>
                  <w:marBottom w:val="240"/>
                  <w:divBdr>
                    <w:top w:val="none" w:sz="0" w:space="0" w:color="auto"/>
                    <w:left w:val="none" w:sz="0" w:space="0" w:color="auto"/>
                    <w:bottom w:val="none" w:sz="0" w:space="0" w:color="auto"/>
                    <w:right w:val="none" w:sz="0" w:space="0" w:color="auto"/>
                  </w:divBdr>
                  <w:divsChild>
                    <w:div w:id="1945916505">
                      <w:marLeft w:val="0"/>
                      <w:marRight w:val="0"/>
                      <w:marTop w:val="0"/>
                      <w:marBottom w:val="0"/>
                      <w:divBdr>
                        <w:top w:val="none" w:sz="0" w:space="0" w:color="auto"/>
                        <w:left w:val="none" w:sz="0" w:space="0" w:color="auto"/>
                        <w:bottom w:val="none" w:sz="0" w:space="0" w:color="auto"/>
                        <w:right w:val="none" w:sz="0" w:space="0" w:color="auto"/>
                      </w:divBdr>
                      <w:divsChild>
                        <w:div w:id="160356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lzudeggscas.yres.ytech/w/kit_demarrage_ece/o_-_mise_en_configuration_rtc_elk/" TargetMode="External"/><Relationship Id="rId117" Type="http://schemas.openxmlformats.org/officeDocument/2006/relationships/hyperlink" Target="http://elzudeggscas.yres.ytech/file/data/7auokn6a7nofipzdxjzz/PHID-FILE-ercauauowlejtgrnnv6a/image.png" TargetMode="External"/><Relationship Id="rId21" Type="http://schemas.openxmlformats.org/officeDocument/2006/relationships/hyperlink" Target="http://elzudeggscas.yres.ytech/w/kit_demarrage_ece/le_discover_kibana/" TargetMode="External"/><Relationship Id="rId42" Type="http://schemas.openxmlformats.org/officeDocument/2006/relationships/image" Target="media/image8.png"/><Relationship Id="rId47" Type="http://schemas.openxmlformats.org/officeDocument/2006/relationships/hyperlink" Target="http://elzudeggscas.yres.ytech/file/data/zukuk4koqvi2tyck6w75/PHID-FILE-itvgzth3isvu5we53sj2/image.png" TargetMode="External"/><Relationship Id="rId63" Type="http://schemas.openxmlformats.org/officeDocument/2006/relationships/hyperlink" Target="http://elzudeggscas.yres.ytech/flag/edit/PHID-WIKI-sovmooon2g6woxphgigi/" TargetMode="External"/><Relationship Id="rId68" Type="http://schemas.openxmlformats.org/officeDocument/2006/relationships/image" Target="media/image15.png"/><Relationship Id="rId84" Type="http://schemas.openxmlformats.org/officeDocument/2006/relationships/image" Target="media/image18.png"/><Relationship Id="rId89" Type="http://schemas.openxmlformats.org/officeDocument/2006/relationships/hyperlink" Target="http://elzudeggscas.yres.ytech/file/data/sxojmatc43bl4iuf3ccj/PHID-FILE-x6nfljut3ejqm2mmicqy/image.png" TargetMode="External"/><Relationship Id="rId112" Type="http://schemas.openxmlformats.org/officeDocument/2006/relationships/hyperlink" Target="http://elzudeggscas.yres.ytech/file/data/hz2yu3fqpsci5wqs5qrz/PHID-FILE-5qt7k65sfhgl6xpsmc46/image.png" TargetMode="External"/><Relationship Id="rId133" Type="http://schemas.openxmlformats.org/officeDocument/2006/relationships/hyperlink" Target="http://elzudeggscas.yres.ytech/file/data/fanhmox5ruglf5bwhjg7/PHID-FILE-pimnr7lygqoerryaemr3/image.png" TargetMode="External"/><Relationship Id="rId138" Type="http://schemas.openxmlformats.org/officeDocument/2006/relationships/image" Target="media/image43.png"/><Relationship Id="rId154" Type="http://schemas.openxmlformats.org/officeDocument/2006/relationships/image" Target="media/image51.png"/><Relationship Id="rId159" Type="http://schemas.openxmlformats.org/officeDocument/2006/relationships/image" Target="media/image53.png"/><Relationship Id="rId16" Type="http://schemas.openxmlformats.org/officeDocument/2006/relationships/hyperlink" Target="http://elzudeggscas.yres.ytech/w/kit_demarrage_ece/mise_en_oeuvre_de_filebeat/" TargetMode="External"/><Relationship Id="rId107" Type="http://schemas.openxmlformats.org/officeDocument/2006/relationships/image" Target="media/image28.png"/><Relationship Id="rId11" Type="http://schemas.openxmlformats.org/officeDocument/2006/relationships/hyperlink" Target="http://elzudeggscas.yres.ytech/w/kit_demarrage_ece/architecture_cagip_elk/" TargetMode="External"/><Relationship Id="rId32" Type="http://schemas.openxmlformats.org/officeDocument/2006/relationships/image" Target="media/image3.png"/><Relationship Id="rId37" Type="http://schemas.openxmlformats.org/officeDocument/2006/relationships/hyperlink" Target="http://elzudeggscas.yres.ytech/file/data/6llwfiammm7lhbwjdf5r/PHID-FILE-qecfgvb33rlzxdprqhf2/image.png" TargetMode="External"/><Relationship Id="rId53" Type="http://schemas.openxmlformats.org/officeDocument/2006/relationships/hyperlink" Target="http://elzudeggscas.yres.ytech/file/data/vhmvujtmret4i5grqwnn/PHID-FILE-rt7p3vwsqh37inu3btna/image.png" TargetMode="External"/><Relationship Id="rId58" Type="http://schemas.openxmlformats.org/officeDocument/2006/relationships/hyperlink" Target="http://elzudeggscas.yres.ytech/phriction/move/82/" TargetMode="External"/><Relationship Id="rId74" Type="http://schemas.openxmlformats.org/officeDocument/2006/relationships/hyperlink" Target="http://elzudeggscas.yres.ytech/phriction/move/83/" TargetMode="External"/><Relationship Id="rId79" Type="http://schemas.openxmlformats.org/officeDocument/2006/relationships/hyperlink" Target="http://elzudeggscas.yres.ytech/flag/edit/PHID-WIKI-eo2tlxwrgcbez3eedisr/" TargetMode="External"/><Relationship Id="rId102" Type="http://schemas.openxmlformats.org/officeDocument/2006/relationships/hyperlink" Target="http://elzudeggscas.yres.ytech/file/data/gskyml5zlfzacg3xvs7f/PHID-FILE-jejjfjyol6txp2tu6znt/image.png" TargetMode="External"/><Relationship Id="rId123" Type="http://schemas.openxmlformats.org/officeDocument/2006/relationships/hyperlink" Target="http://elzudeggscas.yres.ytech/file/data/nxw3yyd7azurx52gpmr6/PHID-FILE-mn5bnic5ssgjyz7mdp6j/image.png" TargetMode="External"/><Relationship Id="rId128" Type="http://schemas.openxmlformats.org/officeDocument/2006/relationships/image" Target="media/image38.png"/><Relationship Id="rId144" Type="http://schemas.openxmlformats.org/officeDocument/2006/relationships/image" Target="media/image46.png"/><Relationship Id="rId149" Type="http://schemas.openxmlformats.org/officeDocument/2006/relationships/hyperlink" Target="http://elzudeggscas.yres.ytech/file/data/ypl2szakqfqvy66rahjm/PHID-FILE-xewl7wqwcnwnz3jmsqjl/image.png" TargetMode="External"/><Relationship Id="rId5" Type="http://schemas.openxmlformats.org/officeDocument/2006/relationships/hyperlink" Target="http://elzudeggscas.yres.ytech/file/data/oxxnhtafeijrdwu7bmk7/PHID-FILE-t6dedvgkzmicwacxwzsu/image.png" TargetMode="External"/><Relationship Id="rId90" Type="http://schemas.openxmlformats.org/officeDocument/2006/relationships/image" Target="media/image20.png"/><Relationship Id="rId95" Type="http://schemas.openxmlformats.org/officeDocument/2006/relationships/image" Target="media/image22.png"/><Relationship Id="rId160" Type="http://schemas.openxmlformats.org/officeDocument/2006/relationships/hyperlink" Target="http://elzudeggscas.yres.ytech/file/data/jeudjig3bcoja5frv442/PHID-FILE-gukhf7bdno2hw5sxipjg/image.png" TargetMode="External"/><Relationship Id="rId22" Type="http://schemas.openxmlformats.org/officeDocument/2006/relationships/hyperlink" Target="http://elzudeggscas.yres.ytech/w/kit_demarrage_ece/cr%C3%A9ation_d_une_visualization/" TargetMode="External"/><Relationship Id="rId27" Type="http://schemas.openxmlformats.org/officeDocument/2006/relationships/hyperlink" Target="http://elzudeggscas.yres.ytech/w/kit_demarrage_ece/p_-_mise_en_deploiement_elk/" TargetMode="External"/><Relationship Id="rId43" Type="http://schemas.openxmlformats.org/officeDocument/2006/relationships/hyperlink" Target="http://elzudeggscas.yres.ytech/file/data/luounprcz3twybllbcrq/PHID-FILE-enlbkc3v34xfvi5e4ojy/image.png" TargetMode="External"/><Relationship Id="rId48" Type="http://schemas.openxmlformats.org/officeDocument/2006/relationships/image" Target="media/image10.png"/><Relationship Id="rId64" Type="http://schemas.openxmlformats.org/officeDocument/2006/relationships/hyperlink" Target="http://elzudeggscas.yres.ytech/w/kit_demarrage_ece/cr%C3%A9ation_du_template_elasticsearch/" TargetMode="External"/><Relationship Id="rId69" Type="http://schemas.openxmlformats.org/officeDocument/2006/relationships/hyperlink" Target="http://elzudeggscas.yres.ytech/file/data/yn5kf6gp2jfrqne6f2dj/PHID-FILE-bgsnfbpazhzuxhf37vl5/image.png" TargetMode="External"/><Relationship Id="rId113" Type="http://schemas.openxmlformats.org/officeDocument/2006/relationships/image" Target="media/image31.png"/><Relationship Id="rId118" Type="http://schemas.openxmlformats.org/officeDocument/2006/relationships/image" Target="media/image33.png"/><Relationship Id="rId134" Type="http://schemas.openxmlformats.org/officeDocument/2006/relationships/image" Target="media/image41.png"/><Relationship Id="rId139" Type="http://schemas.openxmlformats.org/officeDocument/2006/relationships/hyperlink" Target="http://elzudeggscas.yres.ytech/file/data/epvsy2j77qpoalz6a6of/PHID-FILE-7lvd227ot7rewzll5qqm/image.png" TargetMode="External"/><Relationship Id="rId80" Type="http://schemas.openxmlformats.org/officeDocument/2006/relationships/hyperlink" Target="http://elzudeggscas.yres.ytech/w/kit_demarrage_ece/mise_en_oeuvre_de_filebeat/" TargetMode="External"/><Relationship Id="rId85" Type="http://schemas.openxmlformats.org/officeDocument/2006/relationships/hyperlink" Target="http://elzudeggscas.yres.ytech/file/data/l3guuxanulvwxuh66j3o/PHID-FILE-qsckaaomngy4xhdftogu/image.png" TargetMode="External"/><Relationship Id="rId150" Type="http://schemas.openxmlformats.org/officeDocument/2006/relationships/image" Target="media/image49.png"/><Relationship Id="rId155" Type="http://schemas.openxmlformats.org/officeDocument/2006/relationships/hyperlink" Target="http://ttp10-gitvihmrefvar.caas-cicd.ca-technologies.fr/variables" TargetMode="External"/><Relationship Id="rId12" Type="http://schemas.openxmlformats.org/officeDocument/2006/relationships/hyperlink" Target="http://elzudeggscas.yres.ytech/w/kit_demarrage_ece/organisation_des_diff%C3%A9rents_objets_elk/" TargetMode="External"/><Relationship Id="rId17" Type="http://schemas.openxmlformats.org/officeDocument/2006/relationships/hyperlink" Target="http://elzudeggscas.yres.ytech/w/kit_demarrage_ece/d%C3%A9marrage_de_l_ingestion/" TargetMode="External"/><Relationship Id="rId33" Type="http://schemas.openxmlformats.org/officeDocument/2006/relationships/hyperlink" Target="http://elzudeggscas.yres.ytech/file/data/laaaj3yb6khfoecf2pza/PHID-FILE-hnrmmri3yqpsmhgy4ldq/image.png" TargetMode="External"/><Relationship Id="rId38" Type="http://schemas.openxmlformats.org/officeDocument/2006/relationships/image" Target="media/image6.png"/><Relationship Id="rId59" Type="http://schemas.openxmlformats.org/officeDocument/2006/relationships/hyperlink" Target="http://elzudeggscas.yres.ytech/phriction/delete/82/" TargetMode="External"/><Relationship Id="rId103" Type="http://schemas.openxmlformats.org/officeDocument/2006/relationships/image" Target="media/image26.png"/><Relationship Id="rId108" Type="http://schemas.openxmlformats.org/officeDocument/2006/relationships/hyperlink" Target="http://elzudeggscas.yres.ytech/file/data/lqkbh4b6kcwsjo76lsds/PHID-FILE-rtdmo3x5noig2vnf2hff/image.png" TargetMode="External"/><Relationship Id="rId124" Type="http://schemas.openxmlformats.org/officeDocument/2006/relationships/image" Target="media/image36.png"/><Relationship Id="rId129" Type="http://schemas.openxmlformats.org/officeDocument/2006/relationships/hyperlink" Target="http://elzudeggscas.yres.ytech/file/data/7eqcutve22d5hvn2cbqz/PHID-FILE-v7cliuzlklv5nwpuqz6l/image.png" TargetMode="External"/><Relationship Id="rId54" Type="http://schemas.openxmlformats.org/officeDocument/2006/relationships/image" Target="media/image13.png"/><Relationship Id="rId70" Type="http://schemas.openxmlformats.org/officeDocument/2006/relationships/image" Target="media/image16.png"/><Relationship Id="rId75" Type="http://schemas.openxmlformats.org/officeDocument/2006/relationships/hyperlink" Target="http://elzudeggscas.yres.ytech/phriction/delete/83/" TargetMode="External"/><Relationship Id="rId91" Type="http://schemas.openxmlformats.org/officeDocument/2006/relationships/hyperlink" Target="https://cats-logs-elk0-zuy.elisa.saas.cagip.group.gca/login" TargetMode="External"/><Relationship Id="rId96" Type="http://schemas.openxmlformats.org/officeDocument/2006/relationships/hyperlink" Target="http://elzudeggscas.yres.ytech/file/data/bcsyrhpc6bggmnmu2k7m/PHID-FILE-z4lil6r5ukxam7zn7o4m/image.png" TargetMode="External"/><Relationship Id="rId140" Type="http://schemas.openxmlformats.org/officeDocument/2006/relationships/image" Target="media/image44.png"/><Relationship Id="rId145" Type="http://schemas.openxmlformats.org/officeDocument/2006/relationships/hyperlink" Target="http://elzudeggscas.yres.ytech/file/data/cr7xx4k5ermh7alcv5gj/PHID-FILE-6iwtlsfobjyzytnr2h4s/image.png" TargetMode="External"/><Relationship Id="rId161"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elzudeggscas.yres.ytech/w/kit_demarrage_ece/cr%C3%A9ation_du_template_elasticsearch/" TargetMode="External"/><Relationship Id="rId23" Type="http://schemas.openxmlformats.org/officeDocument/2006/relationships/hyperlink" Target="http://elzudeggscas.yres.ytech/w/kit_demarrage_ece/cr%C3%A9ation_d_un_dashboard/" TargetMode="External"/><Relationship Id="rId28" Type="http://schemas.openxmlformats.org/officeDocument/2006/relationships/hyperlink" Target="http://elzudeggscas.yres.ytech/w/kit_demarrage_ece/limites_delk_et_contournements_possibles/" TargetMode="External"/><Relationship Id="rId36" Type="http://schemas.openxmlformats.org/officeDocument/2006/relationships/image" Target="media/image5.png"/><Relationship Id="rId49" Type="http://schemas.openxmlformats.org/officeDocument/2006/relationships/hyperlink" Target="http://elzudeggscas.yres.ytech/file/data/ec6p7l6lc2avqo3x2mv4/PHID-FILE-hlqqq4vs3azlot7u62vu/image.png" TargetMode="External"/><Relationship Id="rId57" Type="http://schemas.openxmlformats.org/officeDocument/2006/relationships/hyperlink" Target="http://elzudeggscas.yres.ytech/phriction/publish/82/650/" TargetMode="External"/><Relationship Id="rId106" Type="http://schemas.openxmlformats.org/officeDocument/2006/relationships/hyperlink" Target="http://elzudeggscas.yres.ytech/file/data/23li34d2uwtoynsemeut/PHID-FILE-sguh36czolnqfl5a3tjb/image.png" TargetMode="External"/><Relationship Id="rId114" Type="http://schemas.openxmlformats.org/officeDocument/2006/relationships/hyperlink" Target="http://elzudeggscas.yres.ytech/policy/explain/PHID-WIKI-ohthzp4e6qxtxxn4nkvu/view/" TargetMode="External"/><Relationship Id="rId119" Type="http://schemas.openxmlformats.org/officeDocument/2006/relationships/hyperlink" Target="http://elzudeggscas.yres.ytech/file/data/xz7itjlrntidyeyueaeb/PHID-FILE-yppl7y6wtms2o7nvu5u7/image.png" TargetMode="External"/><Relationship Id="rId127" Type="http://schemas.openxmlformats.org/officeDocument/2006/relationships/hyperlink" Target="http://elzudeggscas.yres.ytech/file/data/3q3bhp2qx2wmkfjicowu/PHID-FILE-fbxi5fnlupd3okeyo2lu/image.png" TargetMode="External"/><Relationship Id="rId10" Type="http://schemas.openxmlformats.org/officeDocument/2006/relationships/hyperlink" Target="http://elzudeggscas.yres.ytech/w/kit_demarrage_ece/q_-_cas_d_usages_elk/" TargetMode="External"/><Relationship Id="rId31" Type="http://schemas.openxmlformats.org/officeDocument/2006/relationships/hyperlink" Target="http://elzudeggscas.yres.ytech/file/data/mhtxzkn7suscuirmq4q4/PHID-FILE-decluodgfy34qg3t7ivo/image.png" TargetMode="External"/><Relationship Id="rId44" Type="http://schemas.openxmlformats.org/officeDocument/2006/relationships/image" Target="media/image9.png"/><Relationship Id="rId52" Type="http://schemas.openxmlformats.org/officeDocument/2006/relationships/image" Target="media/image12.png"/><Relationship Id="rId60" Type="http://schemas.openxmlformats.org/officeDocument/2006/relationships/hyperlink" Target="http://elzudeggscas.yres.ytech/w/kit_demarrage_ece/cr%C3%A9ation_du_template_elasticsearch/?__print__=1" TargetMode="External"/><Relationship Id="rId65" Type="http://schemas.openxmlformats.org/officeDocument/2006/relationships/hyperlink" Target="http://elzudeggscas.yres.ytech/file/data/o2mucedm3ulbmn5iu6it/PHID-FILE-fjmrwzygu7j5kgzwlw7a/image.png" TargetMode="External"/><Relationship Id="rId73" Type="http://schemas.openxmlformats.org/officeDocument/2006/relationships/hyperlink" Target="http://elzudeggscas.yres.ytech/phriction/publish/83/673/" TargetMode="External"/><Relationship Id="rId78" Type="http://schemas.openxmlformats.org/officeDocument/2006/relationships/hyperlink" Target="http://elzudeggscas.yres.ytech/token/give/PHID-WIKI-eo2tlxwrgcbez3eedisr/" TargetMode="External"/><Relationship Id="rId81" Type="http://schemas.openxmlformats.org/officeDocument/2006/relationships/hyperlink" Target="http://elzudeggscas.yres.ytech/file/data/s4i2ufwvciilx3bfnfql/PHID-FILE-xymorc7ybog4sjl3bm2r/image.png" TargetMode="External"/><Relationship Id="rId86" Type="http://schemas.openxmlformats.org/officeDocument/2006/relationships/image" Target="media/image19.png"/><Relationship Id="rId94" Type="http://schemas.openxmlformats.org/officeDocument/2006/relationships/hyperlink" Target="http://elzudeggscas.yres.ytech/file/data/rpv4rlcpbeh65zbwj6bo/PHID-FILE-c45j2jcda4gzpbfqc5ly/image.png" TargetMode="External"/><Relationship Id="rId99" Type="http://schemas.openxmlformats.org/officeDocument/2006/relationships/image" Target="media/image24.png"/><Relationship Id="rId101" Type="http://schemas.openxmlformats.org/officeDocument/2006/relationships/image" Target="media/image25.png"/><Relationship Id="rId122" Type="http://schemas.openxmlformats.org/officeDocument/2006/relationships/image" Target="media/image35.png"/><Relationship Id="rId130" Type="http://schemas.openxmlformats.org/officeDocument/2006/relationships/image" Target="media/image39.png"/><Relationship Id="rId135" Type="http://schemas.openxmlformats.org/officeDocument/2006/relationships/hyperlink" Target="http://elzudeggscas.yres.ytech/file/data/q3ly7hwtr2os4a7iiwpx/PHID-FILE-nxksw4bz46irq4tt3q37/image.png" TargetMode="External"/><Relationship Id="rId143" Type="http://schemas.openxmlformats.org/officeDocument/2006/relationships/hyperlink" Target="http://elzudeggscas.yres.ytech/file/data/7cks6u7bc24g5qeevo5f/PHID-FILE-5qiteuks6yqgu77b45sb/image.png" TargetMode="External"/><Relationship Id="rId148" Type="http://schemas.openxmlformats.org/officeDocument/2006/relationships/image" Target="media/image48.png"/><Relationship Id="rId151" Type="http://schemas.openxmlformats.org/officeDocument/2006/relationships/hyperlink" Target="http://elzudeggscas.yres.ytech/file/data/2sqmyo727wsroap4g4pu/PHID-FILE-yp5za6unm3wb5lfdv7rc/image.png" TargetMode="External"/><Relationship Id="rId156" Type="http://schemas.openxmlformats.org/officeDocument/2006/relationships/hyperlink" Target="http://elzudeggscas.yres.ytech/file/data/6sxkuz2eove7l5kqy3ji/PHID-FILE-ontfupiawlzzyzuafftb/image.png" TargetMode="External"/><Relationship Id="rId4" Type="http://schemas.openxmlformats.org/officeDocument/2006/relationships/webSettings" Target="webSettings.xml"/><Relationship Id="rId9" Type="http://schemas.openxmlformats.org/officeDocument/2006/relationships/hyperlink" Target="http://groove.groove.co/url/X2Dq2VKCbP_IkFVAQPvAGtG8eWU/aHR0cHM6Ly9ldmVudHMuZWxhc3RpYy5jby8yMDE5LTEwLTA4LWVsYXN0aWMtZGF0YS1pbmdlc3Rpb24td2ViaW5hci1jcmVkaXQtYWdyaWNvbGU=" TargetMode="External"/><Relationship Id="rId13" Type="http://schemas.openxmlformats.org/officeDocument/2006/relationships/hyperlink" Target="http://elzudeggscas.yres.ytech/w/kit_demarrage_ece/elk_les_diff%C3%A9rentes_%C3%A9tapes/" TargetMode="External"/><Relationship Id="rId18" Type="http://schemas.openxmlformats.org/officeDocument/2006/relationships/hyperlink" Target="http://elzudeggscas.yres.ytech/w/kit_demarrage_ece/d%C3%A9marrage_de_filebeat/" TargetMode="External"/><Relationship Id="rId39" Type="http://schemas.openxmlformats.org/officeDocument/2006/relationships/hyperlink" Target="http://elzudeggscas.yres.ytech/file/data/x4ix2vayxq7hvef7jgsd/PHID-FILE-uafahqhk5anczzwmieaq/image.png" TargetMode="External"/><Relationship Id="rId109" Type="http://schemas.openxmlformats.org/officeDocument/2006/relationships/image" Target="media/image29.png"/><Relationship Id="rId34" Type="http://schemas.openxmlformats.org/officeDocument/2006/relationships/image" Target="media/image4.png"/><Relationship Id="rId50" Type="http://schemas.openxmlformats.org/officeDocument/2006/relationships/image" Target="media/image11.png"/><Relationship Id="rId55" Type="http://schemas.openxmlformats.org/officeDocument/2006/relationships/hyperlink" Target="http://elzudeggscas.yres.ytech/phriction/edit/82/" TargetMode="External"/><Relationship Id="rId76" Type="http://schemas.openxmlformats.org/officeDocument/2006/relationships/hyperlink" Target="http://elzudeggscas.yres.ytech/w/kit_demarrage_ece/mise_en_oeuvre_de_filebeat/?__print__=1" TargetMode="External"/><Relationship Id="rId97" Type="http://schemas.openxmlformats.org/officeDocument/2006/relationships/image" Target="media/image23.png"/><Relationship Id="rId104" Type="http://schemas.openxmlformats.org/officeDocument/2006/relationships/hyperlink" Target="http://elzudeggscas.yres.ytech/file/data/incmonb7mlp6gq6zt5kh/PHID-FILE-432fhitwuwthfvdcsfad/image.png" TargetMode="External"/><Relationship Id="rId120" Type="http://schemas.openxmlformats.org/officeDocument/2006/relationships/image" Target="media/image34.png"/><Relationship Id="rId125" Type="http://schemas.openxmlformats.org/officeDocument/2006/relationships/hyperlink" Target="http://elzudeggscas.yres.ytech/file/data/b6mxawwrqsb65oxvqybd/PHID-FILE-72xum3hsklymdbwpj5uh/image.png" TargetMode="External"/><Relationship Id="rId141" Type="http://schemas.openxmlformats.org/officeDocument/2006/relationships/hyperlink" Target="http://elzudeggscas.yres.ytech/file/data/ol4hrx44f5stgzcnyc3d/PHID-FILE-rg4cufsk2apslemby7em/image.png" TargetMode="External"/><Relationship Id="rId146" Type="http://schemas.openxmlformats.org/officeDocument/2006/relationships/image" Target="media/image47.png"/><Relationship Id="rId7" Type="http://schemas.openxmlformats.org/officeDocument/2006/relationships/hyperlink" Target="https://www.elastic.co/guide/index.html" TargetMode="External"/><Relationship Id="rId71" Type="http://schemas.openxmlformats.org/officeDocument/2006/relationships/hyperlink" Target="http://elzudeggscas.yres.ytech/phriction/edit/83/" TargetMode="External"/><Relationship Id="rId92" Type="http://schemas.openxmlformats.org/officeDocument/2006/relationships/hyperlink" Target="http://elzudeggscas.yres.ytech/file/data/d4rudi3ygpixzmpswxn7/PHID-FILE-v2c37r4vt3dvnuveadmr/image.png" TargetMode="External"/><Relationship Id="rId16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elzudeggscas.yres.ytech/file/data/xrckf6zxqmfjv6cwow5m/PHID-FILE-3js6cturoac246e5hpg3/image.png" TargetMode="External"/><Relationship Id="rId24" Type="http://schemas.openxmlformats.org/officeDocument/2006/relationships/hyperlink" Target="http://elzudeggscas.yres.ytech/w/kit_demarrage_ece/exemple_de_requ%C3%AAte_rest_elasticsearch/" TargetMode="External"/><Relationship Id="rId40" Type="http://schemas.openxmlformats.org/officeDocument/2006/relationships/image" Target="media/image7.png"/><Relationship Id="rId45" Type="http://schemas.openxmlformats.org/officeDocument/2006/relationships/hyperlink" Target="https://doc.lucidworks.com/fusion-server/4.2/reference-guides/parser-stages/grok-patterns.html" TargetMode="External"/><Relationship Id="rId66" Type="http://schemas.openxmlformats.org/officeDocument/2006/relationships/image" Target="media/image14.png"/><Relationship Id="rId87" Type="http://schemas.openxmlformats.org/officeDocument/2006/relationships/hyperlink" Target="https://www.elastic.co/guide/en/logstash/current/tuning-logstash.html" TargetMode="External"/><Relationship Id="rId110" Type="http://schemas.openxmlformats.org/officeDocument/2006/relationships/hyperlink" Target="http://elzudeggscas.yres.ytech/file/data/2ppulj7legulyfr5zykk/PHID-FILE-nigthr4g7f37e5p26s5a/image.png" TargetMode="External"/><Relationship Id="rId115" Type="http://schemas.openxmlformats.org/officeDocument/2006/relationships/hyperlink" Target="http://elzudeggscas.yres.ytech/file/data/h7awpkaysjmnojk34yll/PHID-FILE-f2hwijhqinl2xctpepce/image.png" TargetMode="External"/><Relationship Id="rId131" Type="http://schemas.openxmlformats.org/officeDocument/2006/relationships/hyperlink" Target="http://elzudeggscas.yres.ytech/file/data/gxvpdnfvkcb4xcoonerp/PHID-FILE-tkkhfxyqghbtepu7rept/image.png" TargetMode="External"/><Relationship Id="rId136" Type="http://schemas.openxmlformats.org/officeDocument/2006/relationships/image" Target="media/image42.png"/><Relationship Id="rId157" Type="http://schemas.openxmlformats.org/officeDocument/2006/relationships/image" Target="media/image52.png"/><Relationship Id="rId61" Type="http://schemas.openxmlformats.org/officeDocument/2006/relationships/hyperlink" Target="http://elzudeggscas.yres.ytech/subscriptions/mute/PHID-WIKI-sovmooon2g6woxphgigi/" TargetMode="External"/><Relationship Id="rId82" Type="http://schemas.openxmlformats.org/officeDocument/2006/relationships/image" Target="media/image17.png"/><Relationship Id="rId152" Type="http://schemas.openxmlformats.org/officeDocument/2006/relationships/image" Target="media/image50.png"/><Relationship Id="rId19" Type="http://schemas.openxmlformats.org/officeDocument/2006/relationships/hyperlink" Target="http://elzudeggscas.yres.ytech/w/kit_demarrage_ece/verification_de_indexation_elasticsearch/" TargetMode="External"/><Relationship Id="rId14" Type="http://schemas.openxmlformats.org/officeDocument/2006/relationships/hyperlink" Target="http://elzudeggscas.yres.ytech/w/kit_demarrage_ece/mise_en_oeuvre_de_logstash/" TargetMode="External"/><Relationship Id="rId30" Type="http://schemas.openxmlformats.org/officeDocument/2006/relationships/image" Target="media/image2.png"/><Relationship Id="rId35" Type="http://schemas.openxmlformats.org/officeDocument/2006/relationships/hyperlink" Target="http://elzudeggscas.yres.ytech/file/data/rc27kv7e34zcvvk774qv/PHID-FILE-vobjwsmjh7f3zkp4j7r2/image.png" TargetMode="External"/><Relationship Id="rId56" Type="http://schemas.openxmlformats.org/officeDocument/2006/relationships/hyperlink" Target="http://elzudeggscas.yres.ytech/phriction/history/kit_demarrage_ece/cr%C3%A9ation_du_template_elasticsearch/" TargetMode="External"/><Relationship Id="rId77" Type="http://schemas.openxmlformats.org/officeDocument/2006/relationships/hyperlink" Target="http://elzudeggscas.yres.ytech/subscriptions/mute/PHID-WIKI-eo2tlxwrgcbez3eedisr/" TargetMode="External"/><Relationship Id="rId100" Type="http://schemas.openxmlformats.org/officeDocument/2006/relationships/hyperlink" Target="http://elzudeggscas.yres.ytech/file/data/6z7egolcxfdrjaxctikf/PHID-FILE-uaha7lcdx44kwprpt32d/image.png" TargetMode="External"/><Relationship Id="rId105" Type="http://schemas.openxmlformats.org/officeDocument/2006/relationships/image" Target="media/image27.png"/><Relationship Id="rId126" Type="http://schemas.openxmlformats.org/officeDocument/2006/relationships/image" Target="media/image37.png"/><Relationship Id="rId147" Type="http://schemas.openxmlformats.org/officeDocument/2006/relationships/hyperlink" Target="http://elzudeggscas.yres.ytech/file/data/xtqsmeopmt5wtcwme3kh/PHID-FILE-edj45lz7fcu2ogrkfyor/image.png" TargetMode="External"/><Relationship Id="rId8" Type="http://schemas.openxmlformats.org/officeDocument/2006/relationships/hyperlink" Target="http://groove.groove.co/url/X2Dq2VKCbP_IkFVAQPvAGtG8eWU/aHR0cHM6Ly9ldmVudHMuZWxhc3RpYy5jby8yMDE5LTA5LTI0LXdlYmluYXItY3JlZGl0LWFncmljb2xl" TargetMode="External"/><Relationship Id="rId51" Type="http://schemas.openxmlformats.org/officeDocument/2006/relationships/hyperlink" Target="http://elzudeggscas.yres.ytech/file/data/kl5snezdoy73m35fzj2w/PHID-FILE-cua3twksl3cyho6mhu7a/image.png" TargetMode="External"/><Relationship Id="rId72" Type="http://schemas.openxmlformats.org/officeDocument/2006/relationships/hyperlink" Target="http://elzudeggscas.yres.ytech/phriction/history/kit_demarrage_ece/mise_en_oeuvre_de_filebeat/" TargetMode="External"/><Relationship Id="rId93" Type="http://schemas.openxmlformats.org/officeDocument/2006/relationships/image" Target="media/image21.png"/><Relationship Id="rId98" Type="http://schemas.openxmlformats.org/officeDocument/2006/relationships/hyperlink" Target="http://elzudeggscas.yres.ytech/file/data/bhhpfo5vauerzv4pt6r7/PHID-FILE-4j3xma6nyxu5zwddxl2v/image.png" TargetMode="External"/><Relationship Id="rId121" Type="http://schemas.openxmlformats.org/officeDocument/2006/relationships/hyperlink" Target="http://elzudeggscas.yres.ytech/file/data/thza576axqhg5l2esnoi/PHID-FILE-aemibejnkiziokb3os2r/image.png" TargetMode="External"/><Relationship Id="rId142" Type="http://schemas.openxmlformats.org/officeDocument/2006/relationships/image" Target="media/image45.png"/><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elzudeggscas.yres.ytech/w/kit_demarrage_ece/procedure_installation_manuelle/" TargetMode="External"/><Relationship Id="rId46" Type="http://schemas.openxmlformats.org/officeDocument/2006/relationships/hyperlink" Target="https://grokconstructor.appspot.com/do/construction" TargetMode="External"/><Relationship Id="rId67" Type="http://schemas.openxmlformats.org/officeDocument/2006/relationships/hyperlink" Target="http://elzudeggscas.yres.ytech/file/data/7l2ryomw6oar4u2zcaw7/PHID-FILE-guclthye27ub2jye7hr4/image.png" TargetMode="External"/><Relationship Id="rId116" Type="http://schemas.openxmlformats.org/officeDocument/2006/relationships/image" Target="media/image32.png"/><Relationship Id="rId137" Type="http://schemas.openxmlformats.org/officeDocument/2006/relationships/hyperlink" Target="http://elzudeggscas.yres.ytech/file/data/qou55ju6dtvfnbuyqt6z/PHID-FILE-43lbck6on7wpl7guvs6j/image.png" TargetMode="External"/><Relationship Id="rId158" Type="http://schemas.openxmlformats.org/officeDocument/2006/relationships/hyperlink" Target="http://elzudeggscas.yres.ytech/file/data/wgmze6o4ahtgzltsdhpq/PHID-FILE-2dsfcdipdkrpr6ezmn4o/image.png" TargetMode="External"/><Relationship Id="rId20" Type="http://schemas.openxmlformats.org/officeDocument/2006/relationships/hyperlink" Target="http://elzudeggscas.yres.ytech/w/kit_demarrage_ece/creation_index_pattern_kibana/" TargetMode="External"/><Relationship Id="rId41" Type="http://schemas.openxmlformats.org/officeDocument/2006/relationships/hyperlink" Target="http://elzudeggscas.yres.ytech/file/data/uw4d6nziftpjnuxzdk6o/PHID-FILE-bihha4as76rvk5b4sxtf/image.png" TargetMode="External"/><Relationship Id="rId62" Type="http://schemas.openxmlformats.org/officeDocument/2006/relationships/hyperlink" Target="http://elzudeggscas.yres.ytech/token/give/PHID-WIKI-sovmooon2g6woxphgigi/" TargetMode="External"/><Relationship Id="rId83" Type="http://schemas.openxmlformats.org/officeDocument/2006/relationships/hyperlink" Target="http://elzudeggscas.yres.ytech/file/data/zvnmdqtyqnxdq3gk5xos/PHID-FILE-cotjhbw4ripps7j7dlfg/image.png" TargetMode="External"/><Relationship Id="rId88" Type="http://schemas.openxmlformats.org/officeDocument/2006/relationships/hyperlink" Target="https://www.elastic.co/guide/en/logstash/current/persistent-queues.html" TargetMode="External"/><Relationship Id="rId111" Type="http://schemas.openxmlformats.org/officeDocument/2006/relationships/image" Target="media/image30.png"/><Relationship Id="rId132" Type="http://schemas.openxmlformats.org/officeDocument/2006/relationships/image" Target="media/image40.png"/><Relationship Id="rId153" Type="http://schemas.openxmlformats.org/officeDocument/2006/relationships/hyperlink" Target="http://elzudeggscas.yres.ytech/file/data/547atiliri5673y66y2d/PHID-FILE-tj74nkasdtq6zami4gen/image.p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69</Pages>
  <Words>11391</Words>
  <Characters>62651</Characters>
  <Application>Microsoft Office Word</Application>
  <DocSecurity>0</DocSecurity>
  <Lines>522</Lines>
  <Paragraphs>147</Paragraphs>
  <ScaleCrop>false</ScaleCrop>
  <Company>Credit Agricole</Company>
  <LinksUpToDate>false</LinksUpToDate>
  <CharactersWithSpaces>73895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IBOUROIHIM Loutfi</dc:creator>
  <cp:keywords/>
  <dc:description/>
  <cp:lastModifiedBy>IBOUROIHIM Loutfi</cp:lastModifiedBy>
  <cp:revision>1</cp:revision>
  <dcterms:created xsi:type="dcterms:W3CDTF">2020-05-28T14:12:00Z</dcterms:created>
  <dcterms:modified xsi:type="dcterms:W3CDTF">2020-05-28T14:26:00Z</dcterms:modified>
</cp:coreProperties>
</file>